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86" w:before="86" w:lineRule="auto"/>
        <w:ind w:firstLine="720"/>
        <w:contextualSpacing w:val="0"/>
        <w:rPr>
          <w:highlight w:val="yellow"/>
        </w:rPr>
      </w:pPr>
      <w:hyperlink r:id="rId8">
        <w:r w:rsidDel="00000000" w:rsidR="00000000" w:rsidRPr="00000000">
          <w:rPr>
            <w:color w:val="1155cc"/>
            <w:highlight w:val="yellow"/>
            <w:u w:val="single"/>
            <w:rtl w:val="0"/>
          </w:rPr>
          <w:t xml:space="preserve">Link to Parallel Notes here</w:t>
        </w:r>
      </w:hyperlink>
      <w:r w:rsidDel="00000000" w:rsidR="00000000" w:rsidRPr="00000000">
        <w:rPr>
          <w:rtl w:val="0"/>
        </w:rPr>
      </w:r>
    </w:p>
    <w:p w:rsidR="00000000" w:rsidDel="00000000" w:rsidP="00000000" w:rsidRDefault="00000000" w:rsidRPr="00000000" w14:paraId="00000001">
      <w:pPr>
        <w:spacing w:after="86" w:before="86" w:lineRule="auto"/>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102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zf0eu3jghz5z">
            <w:r w:rsidDel="00000000" w:rsidR="00000000" w:rsidRPr="00000000">
              <w:rPr>
                <w:b w:val="1"/>
                <w:rtl w:val="0"/>
              </w:rPr>
              <w:t xml:space="preserve">​1.​ Presenting the puzzle and challenge: Our ineffective giving</w:t>
            </w:r>
          </w:hyperlink>
          <w:r w:rsidDel="00000000" w:rsidR="00000000" w:rsidRPr="00000000">
            <w:rPr>
              <w:b w:val="1"/>
              <w:rtl w:val="0"/>
            </w:rPr>
            <w:tab/>
          </w:r>
          <w:r w:rsidDel="00000000" w:rsidR="00000000" w:rsidRPr="00000000">
            <w:fldChar w:fldCharType="begin"/>
            <w:instrText xml:space="preserve"> PAGEREF _zf0eu3jghz5z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10224"/>
            </w:tabs>
            <w:spacing w:before="60" w:line="240" w:lineRule="auto"/>
            <w:ind w:left="360" w:firstLine="0"/>
            <w:contextualSpacing w:val="0"/>
            <w:rPr/>
          </w:pPr>
          <w:hyperlink w:anchor="_rh0pb0z7grmi">
            <w:r w:rsidDel="00000000" w:rsidR="00000000" w:rsidRPr="00000000">
              <w:rPr>
                <w:rtl w:val="0"/>
              </w:rPr>
              <w:t xml:space="preserve">​1.1.​ (Motivation) Why should you care about this? Descriptives of giving (US, international) and how 'ineffective' it is. Who does give effectively? Potential global welfare gains to changing “where we give.”</w:t>
            </w:r>
          </w:hyperlink>
          <w:r w:rsidDel="00000000" w:rsidR="00000000" w:rsidRPr="00000000">
            <w:rPr>
              <w:rtl w:val="0"/>
            </w:rPr>
            <w:tab/>
          </w:r>
          <w:r w:rsidDel="00000000" w:rsidR="00000000" w:rsidRPr="00000000">
            <w:fldChar w:fldCharType="begin"/>
            <w:instrText xml:space="preserve"> PAGEREF _rh0pb0z7grmi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10224"/>
            </w:tabs>
            <w:spacing w:before="60" w:line="240" w:lineRule="auto"/>
            <w:ind w:left="360" w:firstLine="0"/>
            <w:contextualSpacing w:val="0"/>
            <w:rPr/>
          </w:pPr>
          <w:hyperlink w:anchor="_9umnygowm5wt">
            <w:r w:rsidDel="00000000" w:rsidR="00000000" w:rsidRPr="00000000">
              <w:rPr>
                <w:rtl w:val="0"/>
              </w:rPr>
              <w:t xml:space="preserve">​1.2.​ Why (under which models) is this a puzzle?</w:t>
            </w:r>
          </w:hyperlink>
          <w:r w:rsidDel="00000000" w:rsidR="00000000" w:rsidRPr="00000000">
            <w:rPr>
              <w:rtl w:val="0"/>
            </w:rPr>
            <w:tab/>
          </w:r>
          <w:r w:rsidDel="00000000" w:rsidR="00000000" w:rsidRPr="00000000">
            <w:fldChar w:fldCharType="begin"/>
            <w:instrText xml:space="preserve"> PAGEREF _9umnygowm5wt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0224"/>
            </w:tabs>
            <w:spacing w:before="60" w:line="240" w:lineRule="auto"/>
            <w:ind w:left="360" w:firstLine="0"/>
            <w:contextualSpacing w:val="0"/>
            <w:rPr/>
          </w:pPr>
          <w:hyperlink w:anchor="_hjqq5qb6um7l">
            <w:r w:rsidDel="00000000" w:rsidR="00000000" w:rsidRPr="00000000">
              <w:rPr>
                <w:rtl w:val="0"/>
              </w:rPr>
              <w:t xml:space="preserve">​1.3.​ Overview of research Question/Problem: Why don’t people give in an evidence-based way?</w:t>
            </w:r>
          </w:hyperlink>
          <w:r w:rsidDel="00000000" w:rsidR="00000000" w:rsidRPr="00000000">
            <w:rPr>
              <w:rtl w:val="0"/>
            </w:rPr>
            <w:tab/>
          </w:r>
          <w:r w:rsidDel="00000000" w:rsidR="00000000" w:rsidRPr="00000000">
            <w:fldChar w:fldCharType="begin"/>
            <w:instrText xml:space="preserve"> PAGEREF _hjqq5qb6um7l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0224"/>
            </w:tabs>
            <w:spacing w:before="60" w:line="240" w:lineRule="auto"/>
            <w:ind w:left="360" w:firstLine="0"/>
            <w:contextualSpacing w:val="0"/>
            <w:rPr/>
          </w:pPr>
          <w:hyperlink w:anchor="_sksg7165wtc5">
            <w:r w:rsidDel="00000000" w:rsidR="00000000" w:rsidRPr="00000000">
              <w:rPr>
                <w:rtl w:val="0"/>
              </w:rPr>
              <w:t xml:space="preserve">​1.4.​ Previous literature reviews and surveys, lack of previous work</w:t>
            </w:r>
          </w:hyperlink>
          <w:r w:rsidDel="00000000" w:rsidR="00000000" w:rsidRPr="00000000">
            <w:rPr>
              <w:rtl w:val="0"/>
            </w:rPr>
            <w:tab/>
          </w:r>
          <w:r w:rsidDel="00000000" w:rsidR="00000000" w:rsidRPr="00000000">
            <w:fldChar w:fldCharType="begin"/>
            <w:instrText xml:space="preserve"> PAGEREF _sksg7165wtc5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224"/>
            </w:tabs>
            <w:spacing w:before="200" w:line="240" w:lineRule="auto"/>
            <w:ind w:left="0" w:firstLine="0"/>
            <w:contextualSpacing w:val="0"/>
            <w:rPr/>
          </w:pPr>
          <w:hyperlink w:anchor="_7xicvi7f1mlm">
            <w:r w:rsidDel="00000000" w:rsidR="00000000" w:rsidRPr="00000000">
              <w:rPr>
                <w:b w:val="1"/>
                <w:rtl w:val="0"/>
              </w:rPr>
              <w:t xml:space="preserve">​2.​ Explaining the puzzle: Barriers to EA giving and potential responses, evidence</w:t>
            </w:r>
          </w:hyperlink>
          <w:r w:rsidDel="00000000" w:rsidR="00000000" w:rsidRPr="00000000">
            <w:rPr>
              <w:b w:val="1"/>
              <w:rtl w:val="0"/>
            </w:rPr>
            <w:tab/>
          </w:r>
          <w:r w:rsidDel="00000000" w:rsidR="00000000" w:rsidRPr="00000000">
            <w:fldChar w:fldCharType="begin"/>
            <w:instrText xml:space="preserve"> PAGEREF _7xicvi7f1mlm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224"/>
            </w:tabs>
            <w:spacing w:before="60" w:line="240" w:lineRule="auto"/>
            <w:ind w:left="360" w:firstLine="0"/>
            <w:contextualSpacing w:val="0"/>
            <w:rPr/>
          </w:pPr>
          <w:hyperlink w:anchor="_6cmqzb8sj4rj">
            <w:r w:rsidDel="00000000" w:rsidR="00000000" w:rsidRPr="00000000">
              <w:rPr>
                <w:rtl w:val="0"/>
              </w:rPr>
              <w:t xml:space="preserve">​2.1.​ A major underlying issue: Are charities in competition? Is the ineffective giving reducing effective giving? Ask people to give to EA charity “instead”? [discussion and evidence]</w:t>
            </w:r>
          </w:hyperlink>
          <w:r w:rsidDel="00000000" w:rsidR="00000000" w:rsidRPr="00000000">
            <w:rPr>
              <w:rtl w:val="0"/>
            </w:rPr>
            <w:tab/>
          </w:r>
          <w:r w:rsidDel="00000000" w:rsidR="00000000" w:rsidRPr="00000000">
            <w:fldChar w:fldCharType="begin"/>
            <w:instrText xml:space="preserve"> PAGEREF _6cmqzb8sj4rj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224"/>
            </w:tabs>
            <w:spacing w:before="60" w:line="240" w:lineRule="auto"/>
            <w:ind w:left="360" w:firstLine="0"/>
            <w:contextualSpacing w:val="0"/>
            <w:rPr/>
          </w:pPr>
          <w:hyperlink w:anchor="_dto2wbbyjh26">
            <w:r w:rsidDel="00000000" w:rsidR="00000000" w:rsidRPr="00000000">
              <w:rPr>
                <w:rtl w:val="0"/>
              </w:rPr>
              <w:t xml:space="preserve">​2.2.​ Barriers considered (economic, psychological, systemic)</w:t>
            </w:r>
          </w:hyperlink>
          <w:r w:rsidDel="00000000" w:rsidR="00000000" w:rsidRPr="00000000">
            <w:rPr>
              <w:rtl w:val="0"/>
            </w:rPr>
            <w:tab/>
          </w:r>
          <w:r w:rsidDel="00000000" w:rsidR="00000000" w:rsidRPr="00000000">
            <w:fldChar w:fldCharType="begin"/>
            <w:instrText xml:space="preserve"> PAGEREF _dto2wbbyjh26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224"/>
            </w:tabs>
            <w:spacing w:before="60" w:line="240" w:lineRule="auto"/>
            <w:ind w:left="720" w:firstLine="0"/>
            <w:contextualSpacing w:val="0"/>
            <w:rPr/>
          </w:pPr>
          <w:hyperlink w:anchor="_r5xbgpsugwg1">
            <w:r w:rsidDel="00000000" w:rsidR="00000000" w:rsidRPr="00000000">
              <w:rPr>
                <w:rtl w:val="0"/>
              </w:rPr>
              <w:t xml:space="preserve">​2.2.1.​ Conceptual classifications of barriers to EG</w:t>
            </w:r>
          </w:hyperlink>
          <w:r w:rsidDel="00000000" w:rsidR="00000000" w:rsidRPr="00000000">
            <w:rPr>
              <w:rtl w:val="0"/>
            </w:rPr>
            <w:tab/>
          </w:r>
          <w:r w:rsidDel="00000000" w:rsidR="00000000" w:rsidRPr="00000000">
            <w:fldChar w:fldCharType="begin"/>
            <w:instrText xml:space="preserve"> PAGEREF _r5xbgpsugwg1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224"/>
            </w:tabs>
            <w:spacing w:before="60" w:line="240" w:lineRule="auto"/>
            <w:ind w:left="720" w:firstLine="0"/>
            <w:contextualSpacing w:val="0"/>
            <w:rPr/>
          </w:pPr>
          <w:hyperlink w:anchor="_i6olxcnv84ge">
            <w:r w:rsidDel="00000000" w:rsidR="00000000" w:rsidRPr="00000000">
              <w:rPr>
                <w:rtl w:val="0"/>
              </w:rPr>
              <w:t xml:space="preserve">​2.2.2.​ Functional classification of barriers</w:t>
            </w:r>
          </w:hyperlink>
          <w:r w:rsidDel="00000000" w:rsidR="00000000" w:rsidRPr="00000000">
            <w:rPr>
              <w:rtl w:val="0"/>
            </w:rPr>
            <w:tab/>
          </w:r>
          <w:r w:rsidDel="00000000" w:rsidR="00000000" w:rsidRPr="00000000">
            <w:fldChar w:fldCharType="begin"/>
            <w:instrText xml:space="preserve"> PAGEREF _i6olxcnv84ge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224"/>
            </w:tabs>
            <w:spacing w:before="60" w:line="240" w:lineRule="auto"/>
            <w:ind w:left="360" w:firstLine="0"/>
            <w:contextualSpacing w:val="0"/>
            <w:rPr/>
          </w:pPr>
          <w:hyperlink w:anchor="_h4e51xeo2wo0">
            <w:r w:rsidDel="00000000" w:rsidR="00000000" w:rsidRPr="00000000">
              <w:rPr>
                <w:rtl w:val="0"/>
              </w:rPr>
              <w:t xml:space="preserve">​2.3.​ Barrier: Awareness and consideration</w:t>
            </w:r>
          </w:hyperlink>
          <w:r w:rsidDel="00000000" w:rsidR="00000000" w:rsidRPr="00000000">
            <w:rPr>
              <w:rtl w:val="0"/>
            </w:rPr>
            <w:tab/>
          </w:r>
          <w:r w:rsidDel="00000000" w:rsidR="00000000" w:rsidRPr="00000000">
            <w:fldChar w:fldCharType="begin"/>
            <w:instrText xml:space="preserve"> PAGEREF _h4e51xeo2wo0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224"/>
            </w:tabs>
            <w:spacing w:before="60" w:line="240" w:lineRule="auto"/>
            <w:ind w:left="720" w:firstLine="0"/>
            <w:contextualSpacing w:val="0"/>
            <w:rPr/>
          </w:pPr>
          <w:hyperlink w:anchor="_lbkwiv86qb86">
            <w:r w:rsidDel="00000000" w:rsidR="00000000" w:rsidRPr="00000000">
              <w:rPr>
                <w:rtl w:val="0"/>
              </w:rPr>
              <w:t xml:space="preserve">​2.3.1.​ Distance - Spatial/Physical: parochial altruism/ingroup bias</w:t>
            </w:r>
          </w:hyperlink>
          <w:r w:rsidDel="00000000" w:rsidR="00000000" w:rsidRPr="00000000">
            <w:rPr>
              <w:rtl w:val="0"/>
            </w:rPr>
            <w:tab/>
          </w:r>
          <w:r w:rsidDel="00000000" w:rsidR="00000000" w:rsidRPr="00000000">
            <w:fldChar w:fldCharType="begin"/>
            <w:instrText xml:space="preserve"> PAGEREF _lbkwiv86qb86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224"/>
            </w:tabs>
            <w:spacing w:before="60" w:line="240" w:lineRule="auto"/>
            <w:ind w:left="720" w:firstLine="0"/>
            <w:contextualSpacing w:val="0"/>
            <w:rPr/>
          </w:pPr>
          <w:hyperlink w:anchor="_lbkwiv86qb86">
            <w:r w:rsidDel="00000000" w:rsidR="00000000" w:rsidRPr="00000000">
              <w:rPr>
                <w:rtl w:val="0"/>
              </w:rPr>
              <w:t xml:space="preserve">​2.3.2.​ Distance -  Temporal (future problems and people)</w:t>
            </w:r>
          </w:hyperlink>
          <w:r w:rsidDel="00000000" w:rsidR="00000000" w:rsidRPr="00000000">
            <w:rPr>
              <w:rtl w:val="0"/>
            </w:rPr>
            <w:tab/>
          </w:r>
          <w:r w:rsidDel="00000000" w:rsidR="00000000" w:rsidRPr="00000000">
            <w:fldChar w:fldCharType="begin"/>
            <w:instrText xml:space="preserve"> PAGEREF _lbkwiv86qb86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224"/>
            </w:tabs>
            <w:spacing w:before="60" w:line="240" w:lineRule="auto"/>
            <w:ind w:left="720" w:firstLine="0"/>
            <w:contextualSpacing w:val="0"/>
            <w:rPr/>
          </w:pPr>
          <w:hyperlink w:anchor="_lbkwiv86qb86">
            <w:r w:rsidDel="00000000" w:rsidR="00000000" w:rsidRPr="00000000">
              <w:rPr>
                <w:rtl w:val="0"/>
              </w:rPr>
              <w:t xml:space="preserve">​2.3.3.​ Distance -  Social/Cultural (interpersonal and identity e.g., race, gender, age, etc)</w:t>
            </w:r>
          </w:hyperlink>
          <w:r w:rsidDel="00000000" w:rsidR="00000000" w:rsidRPr="00000000">
            <w:rPr>
              <w:rtl w:val="0"/>
            </w:rPr>
            <w:tab/>
          </w:r>
          <w:r w:rsidDel="00000000" w:rsidR="00000000" w:rsidRPr="00000000">
            <w:fldChar w:fldCharType="begin"/>
            <w:instrText xml:space="preserve"> PAGEREF _lbkwiv86qb86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224"/>
            </w:tabs>
            <w:spacing w:before="60" w:line="240" w:lineRule="auto"/>
            <w:ind w:left="720" w:firstLine="0"/>
            <w:contextualSpacing w:val="0"/>
            <w:rPr/>
          </w:pPr>
          <w:hyperlink w:anchor="_lbkwiv86qb86">
            <w:r w:rsidDel="00000000" w:rsidR="00000000" w:rsidRPr="00000000">
              <w:rPr>
                <w:rtl w:val="0"/>
              </w:rPr>
              <w:t xml:space="preserve">​2.3.4.​ Distance -  Hypothetical (probability to happen)</w:t>
            </w:r>
          </w:hyperlink>
          <w:r w:rsidDel="00000000" w:rsidR="00000000" w:rsidRPr="00000000">
            <w:rPr>
              <w:rtl w:val="0"/>
            </w:rPr>
            <w:tab/>
          </w:r>
          <w:r w:rsidDel="00000000" w:rsidR="00000000" w:rsidRPr="00000000">
            <w:fldChar w:fldCharType="begin"/>
            <w:instrText xml:space="preserve"> PAGEREF _lbkwiv86qb86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224"/>
            </w:tabs>
            <w:spacing w:before="60" w:line="240" w:lineRule="auto"/>
            <w:ind w:left="720" w:firstLine="0"/>
            <w:contextualSpacing w:val="0"/>
            <w:rPr/>
          </w:pPr>
          <w:hyperlink w:anchor="_3aoa7zalpofq">
            <w:r w:rsidDel="00000000" w:rsidR="00000000" w:rsidRPr="00000000">
              <w:rPr>
                <w:rtl w:val="0"/>
              </w:rPr>
              <w:t xml:space="preserve">​2.3.5.​ Distance -  Emotional (Small’s paper)</w:t>
            </w:r>
          </w:hyperlink>
          <w:r w:rsidDel="00000000" w:rsidR="00000000" w:rsidRPr="00000000">
            <w:rPr>
              <w:rtl w:val="0"/>
            </w:rPr>
            <w:tab/>
          </w:r>
          <w:r w:rsidDel="00000000" w:rsidR="00000000" w:rsidRPr="00000000">
            <w:fldChar w:fldCharType="begin"/>
            <w:instrText xml:space="preserve"> PAGEREF _3aoa7zalpofq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224"/>
            </w:tabs>
            <w:spacing w:before="60" w:line="240" w:lineRule="auto"/>
            <w:ind w:left="720" w:firstLine="0"/>
            <w:contextualSpacing w:val="0"/>
            <w:rPr/>
          </w:pPr>
          <w:hyperlink w:anchor="_tvem9kann1kd">
            <w:r w:rsidDel="00000000" w:rsidR="00000000" w:rsidRPr="00000000">
              <w:rPr>
                <w:rtl w:val="0"/>
              </w:rPr>
              <w:t xml:space="preserve">​2.3.6.​ Consistent problems aren’t in the news</w:t>
            </w:r>
          </w:hyperlink>
          <w:r w:rsidDel="00000000" w:rsidR="00000000" w:rsidRPr="00000000">
            <w:rPr>
              <w:rtl w:val="0"/>
            </w:rPr>
            <w:tab/>
          </w:r>
          <w:r w:rsidDel="00000000" w:rsidR="00000000" w:rsidRPr="00000000">
            <w:fldChar w:fldCharType="begin"/>
            <w:instrText xml:space="preserve"> PAGEREF _tvem9kann1kd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224"/>
            </w:tabs>
            <w:spacing w:before="60" w:line="240" w:lineRule="auto"/>
            <w:ind w:left="720" w:firstLine="0"/>
            <w:contextualSpacing w:val="0"/>
            <w:rPr/>
          </w:pPr>
          <w:hyperlink w:anchor="_g4a8cteiztyr">
            <w:r w:rsidDel="00000000" w:rsidR="00000000" w:rsidRPr="00000000">
              <w:rPr>
                <w:rtl w:val="0"/>
              </w:rPr>
              <w:t xml:space="preserve">​2.3.7.​ Social/geographic distance attenuates empathy (and other motivators), aka, parochialism</w:t>
            </w:r>
          </w:hyperlink>
          <w:r w:rsidDel="00000000" w:rsidR="00000000" w:rsidRPr="00000000">
            <w:rPr>
              <w:rtl w:val="0"/>
            </w:rPr>
            <w:tab/>
          </w:r>
          <w:r w:rsidDel="00000000" w:rsidR="00000000" w:rsidRPr="00000000">
            <w:fldChar w:fldCharType="begin"/>
            <w:instrText xml:space="preserve"> PAGEREF _g4a8cteiztyr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224"/>
            </w:tabs>
            <w:spacing w:before="60" w:line="240" w:lineRule="auto"/>
            <w:ind w:left="360" w:firstLine="0"/>
            <w:contextualSpacing w:val="0"/>
            <w:rPr/>
          </w:pPr>
          <w:hyperlink w:anchor="_yum4m6bndcnn">
            <w:r w:rsidDel="00000000" w:rsidR="00000000" w:rsidRPr="00000000">
              <w:rPr>
                <w:rtl w:val="0"/>
              </w:rPr>
              <w:t xml:space="preserve">​2.4.​ Barrier: Identity</w:t>
            </w:r>
          </w:hyperlink>
          <w:r w:rsidDel="00000000" w:rsidR="00000000" w:rsidRPr="00000000">
            <w:rPr>
              <w:rtl w:val="0"/>
            </w:rPr>
            <w:tab/>
          </w:r>
          <w:r w:rsidDel="00000000" w:rsidR="00000000" w:rsidRPr="00000000">
            <w:fldChar w:fldCharType="begin"/>
            <w:instrText xml:space="preserve"> PAGEREF _yum4m6bndcnn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224"/>
            </w:tabs>
            <w:spacing w:before="60" w:line="240" w:lineRule="auto"/>
            <w:ind w:left="720" w:firstLine="0"/>
            <w:contextualSpacing w:val="0"/>
            <w:rPr/>
          </w:pPr>
          <w:hyperlink w:anchor="_v8p72fa9vqyv">
            <w:r w:rsidDel="00000000" w:rsidR="00000000" w:rsidRPr="00000000">
              <w:rPr>
                <w:rtl w:val="0"/>
              </w:rPr>
              <w:t xml:space="preserve">​2.4.1.​ Self-interest/local public good</w:t>
            </w:r>
          </w:hyperlink>
          <w:r w:rsidDel="00000000" w:rsidR="00000000" w:rsidRPr="00000000">
            <w:rPr>
              <w:rtl w:val="0"/>
            </w:rPr>
            <w:tab/>
          </w:r>
          <w:r w:rsidDel="00000000" w:rsidR="00000000" w:rsidRPr="00000000">
            <w:fldChar w:fldCharType="begin"/>
            <w:instrText xml:space="preserve"> PAGEREF _v8p72fa9vqyv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224"/>
            </w:tabs>
            <w:spacing w:before="60" w:line="240" w:lineRule="auto"/>
            <w:ind w:left="720" w:firstLine="0"/>
            <w:contextualSpacing w:val="0"/>
            <w:rPr/>
          </w:pPr>
          <w:hyperlink w:anchor="_bnwm6qba5jcf">
            <w:r w:rsidDel="00000000" w:rsidR="00000000" w:rsidRPr="00000000">
              <w:rPr>
                <w:rtl w:val="0"/>
              </w:rPr>
              <w:t xml:space="preserve">​2.4.2.​ Cognitive dissonance [or is this ‘inertia’]</w:t>
            </w:r>
          </w:hyperlink>
          <w:r w:rsidDel="00000000" w:rsidR="00000000" w:rsidRPr="00000000">
            <w:rPr>
              <w:rtl w:val="0"/>
            </w:rPr>
            <w:tab/>
          </w:r>
          <w:r w:rsidDel="00000000" w:rsidR="00000000" w:rsidRPr="00000000">
            <w:fldChar w:fldCharType="begin"/>
            <w:instrText xml:space="preserve"> PAGEREF _bnwm6qba5jcf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224"/>
            </w:tabs>
            <w:spacing w:before="60" w:line="240" w:lineRule="auto"/>
            <w:ind w:left="720" w:firstLine="0"/>
            <w:contextualSpacing w:val="0"/>
            <w:rPr/>
          </w:pPr>
          <w:hyperlink w:anchor="_rjkmnyglsdvq">
            <w:r w:rsidDel="00000000" w:rsidR="00000000" w:rsidRPr="00000000">
              <w:rPr>
                <w:rtl w:val="0"/>
              </w:rPr>
              <w:t xml:space="preserve">​2.4.3.​ Social perceptions and signaling empathy vs effectiveness</w:t>
            </w:r>
          </w:hyperlink>
          <w:r w:rsidDel="00000000" w:rsidR="00000000" w:rsidRPr="00000000">
            <w:rPr>
              <w:rtl w:val="0"/>
            </w:rPr>
            <w:tab/>
          </w:r>
          <w:r w:rsidDel="00000000" w:rsidR="00000000" w:rsidRPr="00000000">
            <w:fldChar w:fldCharType="begin"/>
            <w:instrText xml:space="preserve"> PAGEREF _rjkmnyglsdvq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224"/>
            </w:tabs>
            <w:spacing w:before="60" w:line="240" w:lineRule="auto"/>
            <w:ind w:left="720" w:firstLine="0"/>
            <w:contextualSpacing w:val="0"/>
            <w:rPr/>
          </w:pPr>
          <w:hyperlink w:anchor="_yjp3saekcslf">
            <w:r w:rsidDel="00000000" w:rsidR="00000000" w:rsidRPr="00000000">
              <w:rPr>
                <w:rtl w:val="0"/>
              </w:rPr>
              <w:t xml:space="preserve">​2.4.4.​ [Not sure where this one belongs:] Barriers: Strong local appeals ('the ask'), social obligations to give locally, and need for “virtue-signaling” (and 'crowding out'/moral licensing may exist)</w:t>
            </w:r>
          </w:hyperlink>
          <w:r w:rsidDel="00000000" w:rsidR="00000000" w:rsidRPr="00000000">
            <w:rPr>
              <w:rtl w:val="0"/>
            </w:rPr>
            <w:tab/>
          </w:r>
          <w:r w:rsidDel="00000000" w:rsidR="00000000" w:rsidRPr="00000000">
            <w:fldChar w:fldCharType="begin"/>
            <w:instrText xml:space="preserve"> PAGEREF _yjp3saekcslf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224"/>
            </w:tabs>
            <w:spacing w:before="60" w:line="240" w:lineRule="auto"/>
            <w:ind w:left="360" w:firstLine="0"/>
            <w:contextualSpacing w:val="0"/>
            <w:rPr/>
          </w:pPr>
          <w:hyperlink w:anchor="_cb2e7egwqaej">
            <w:r w:rsidDel="00000000" w:rsidR="00000000" w:rsidRPr="00000000">
              <w:rPr>
                <w:rtl w:val="0"/>
              </w:rPr>
              <w:t xml:space="preserve">​2.5.​ Barrier: Inertia and systemic/institutional factors</w:t>
            </w:r>
          </w:hyperlink>
          <w:r w:rsidDel="00000000" w:rsidR="00000000" w:rsidRPr="00000000">
            <w:rPr>
              <w:rtl w:val="0"/>
            </w:rPr>
            <w:tab/>
          </w:r>
          <w:r w:rsidDel="00000000" w:rsidR="00000000" w:rsidRPr="00000000">
            <w:fldChar w:fldCharType="begin"/>
            <w:instrText xml:space="preserve"> PAGEREF _cb2e7egwqaej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224"/>
            </w:tabs>
            <w:spacing w:before="60" w:line="240" w:lineRule="auto"/>
            <w:ind w:left="720" w:firstLine="0"/>
            <w:contextualSpacing w:val="0"/>
            <w:rPr/>
          </w:pPr>
          <w:hyperlink w:anchor="_n0rz7enn7ev4">
            <w:r w:rsidDel="00000000" w:rsidR="00000000" w:rsidRPr="00000000">
              <w:rPr>
                <w:rtl w:val="0"/>
              </w:rPr>
              <w:t xml:space="preserve">​2.5.1.​ Social norms</w:t>
            </w:r>
          </w:hyperlink>
          <w:r w:rsidDel="00000000" w:rsidR="00000000" w:rsidRPr="00000000">
            <w:rPr>
              <w:rtl w:val="0"/>
            </w:rPr>
            <w:tab/>
          </w:r>
          <w:r w:rsidDel="00000000" w:rsidR="00000000" w:rsidRPr="00000000">
            <w:fldChar w:fldCharType="begin"/>
            <w:instrText xml:space="preserve"> PAGEREF _n0rz7enn7ev4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224"/>
            </w:tabs>
            <w:spacing w:before="60" w:line="240" w:lineRule="auto"/>
            <w:ind w:left="720" w:firstLine="0"/>
            <w:contextualSpacing w:val="0"/>
            <w:rPr/>
          </w:pPr>
          <w:hyperlink w:anchor="_n0rz7enn7ev4">
            <w:r w:rsidDel="00000000" w:rsidR="00000000" w:rsidRPr="00000000">
              <w:rPr>
                <w:rtl w:val="0"/>
              </w:rPr>
              <w:t xml:space="preserve">​2.5.2.​ Asks</w:t>
            </w:r>
          </w:hyperlink>
          <w:r w:rsidDel="00000000" w:rsidR="00000000" w:rsidRPr="00000000">
            <w:rPr>
              <w:rtl w:val="0"/>
            </w:rPr>
            <w:tab/>
          </w:r>
          <w:r w:rsidDel="00000000" w:rsidR="00000000" w:rsidRPr="00000000">
            <w:fldChar w:fldCharType="begin"/>
            <w:instrText xml:space="preserve"> PAGEREF _n0rz7enn7ev4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224"/>
            </w:tabs>
            <w:spacing w:before="60" w:line="240" w:lineRule="auto"/>
            <w:ind w:left="360" w:firstLine="0"/>
            <w:contextualSpacing w:val="0"/>
            <w:rPr/>
          </w:pPr>
          <w:hyperlink w:anchor="_3b9th6ie5hck">
            <w:r w:rsidDel="00000000" w:rsidR="00000000" w:rsidRPr="00000000">
              <w:rPr>
                <w:rtl w:val="0"/>
              </w:rPr>
              <w:t xml:space="preserve">​2.6.​ Barrier: Obstacles to doing evaluations</w:t>
            </w:r>
          </w:hyperlink>
          <w:r w:rsidDel="00000000" w:rsidR="00000000" w:rsidRPr="00000000">
            <w:rPr>
              <w:rtl w:val="0"/>
            </w:rPr>
            <w:tab/>
          </w:r>
          <w:r w:rsidDel="00000000" w:rsidR="00000000" w:rsidRPr="00000000">
            <w:fldChar w:fldCharType="begin"/>
            <w:instrText xml:space="preserve"> PAGEREF _3b9th6ie5hck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224"/>
            </w:tabs>
            <w:spacing w:before="60" w:line="240" w:lineRule="auto"/>
            <w:ind w:left="720" w:firstLine="0"/>
            <w:contextualSpacing w:val="0"/>
            <w:rPr/>
          </w:pPr>
          <w:hyperlink w:anchor="_fc121ahygpqw">
            <w:r w:rsidDel="00000000" w:rsidR="00000000" w:rsidRPr="00000000">
              <w:rPr>
                <w:rtl w:val="0"/>
              </w:rPr>
              <w:t xml:space="preserve">​2.6.1.​ Market &amp; Social Norms</w:t>
            </w:r>
          </w:hyperlink>
          <w:r w:rsidDel="00000000" w:rsidR="00000000" w:rsidRPr="00000000">
            <w:rPr>
              <w:rtl w:val="0"/>
            </w:rPr>
            <w:tab/>
          </w:r>
          <w:r w:rsidDel="00000000" w:rsidR="00000000" w:rsidRPr="00000000">
            <w:fldChar w:fldCharType="begin"/>
            <w:instrText xml:space="preserve"> PAGEREF _fc121ahygpqw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224"/>
            </w:tabs>
            <w:spacing w:before="60" w:line="240" w:lineRule="auto"/>
            <w:ind w:left="720" w:firstLine="0"/>
            <w:contextualSpacing w:val="0"/>
            <w:rPr/>
          </w:pPr>
          <w:hyperlink w:anchor="_fdqfic6i2sb5">
            <w:r w:rsidDel="00000000" w:rsidR="00000000" w:rsidRPr="00000000">
              <w:rPr>
                <w:rtl w:val="0"/>
              </w:rPr>
              <w:t xml:space="preserve">​2.6.2.​ Taboo Trade-Offs (c.f., Protected Values)</w:t>
            </w:r>
          </w:hyperlink>
          <w:r w:rsidDel="00000000" w:rsidR="00000000" w:rsidRPr="00000000">
            <w:rPr>
              <w:rtl w:val="0"/>
            </w:rPr>
            <w:tab/>
          </w:r>
          <w:r w:rsidDel="00000000" w:rsidR="00000000" w:rsidRPr="00000000">
            <w:fldChar w:fldCharType="begin"/>
            <w:instrText xml:space="preserve"> PAGEREF _fdqfic6i2sb5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224"/>
            </w:tabs>
            <w:spacing w:before="60" w:line="240" w:lineRule="auto"/>
            <w:ind w:left="720" w:firstLine="0"/>
            <w:contextualSpacing w:val="0"/>
            <w:rPr/>
          </w:pPr>
          <w:hyperlink w:anchor="_2183xrtjz5tr">
            <w:r w:rsidDel="00000000" w:rsidR="00000000" w:rsidRPr="00000000">
              <w:rPr>
                <w:rtl w:val="0"/>
              </w:rPr>
              <w:t xml:space="preserve">​2.6.3.​ Cost effectiveness (analytical) information may turn off System-1 and reduce giving; statistics diminish impact of 'identifiable victim'</w:t>
            </w:r>
          </w:hyperlink>
          <w:r w:rsidDel="00000000" w:rsidR="00000000" w:rsidRPr="00000000">
            <w:rPr>
              <w:rtl w:val="0"/>
            </w:rPr>
            <w:tab/>
          </w:r>
          <w:r w:rsidDel="00000000" w:rsidR="00000000" w:rsidRPr="00000000">
            <w:fldChar w:fldCharType="begin"/>
            <w:instrText xml:space="preserve"> PAGEREF _2183xrtjz5tr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224"/>
            </w:tabs>
            <w:spacing w:before="60" w:line="240" w:lineRule="auto"/>
            <w:ind w:left="360" w:firstLine="0"/>
            <w:contextualSpacing w:val="0"/>
            <w:rPr/>
          </w:pPr>
          <w:hyperlink w:anchor="_81beqa7wlnqq">
            <w:r w:rsidDel="00000000" w:rsidR="00000000" w:rsidRPr="00000000">
              <w:rPr>
                <w:rtl w:val="0"/>
              </w:rPr>
              <w:t xml:space="preserve">​2.7.​ Barrier: Quantitative biases</w:t>
            </w:r>
          </w:hyperlink>
          <w:r w:rsidDel="00000000" w:rsidR="00000000" w:rsidRPr="00000000">
            <w:rPr>
              <w:rtl w:val="0"/>
            </w:rPr>
            <w:tab/>
          </w:r>
          <w:r w:rsidDel="00000000" w:rsidR="00000000" w:rsidRPr="00000000">
            <w:fldChar w:fldCharType="begin"/>
            <w:instrText xml:space="preserve"> PAGEREF _81beqa7wlnqq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224"/>
            </w:tabs>
            <w:spacing w:before="60" w:line="240" w:lineRule="auto"/>
            <w:ind w:left="720" w:firstLine="0"/>
            <w:contextualSpacing w:val="0"/>
            <w:rPr/>
          </w:pPr>
          <w:hyperlink w:anchor="_8ax2rgfz70of">
            <w:r w:rsidDel="00000000" w:rsidR="00000000" w:rsidRPr="00000000">
              <w:rPr>
                <w:rtl w:val="0"/>
              </w:rPr>
              <w:t xml:space="preserve">​2.7.1.​ Scope insensitivity</w:t>
            </w:r>
          </w:hyperlink>
          <w:r w:rsidDel="00000000" w:rsidR="00000000" w:rsidRPr="00000000">
            <w:rPr>
              <w:rtl w:val="0"/>
            </w:rPr>
            <w:tab/>
          </w:r>
          <w:r w:rsidDel="00000000" w:rsidR="00000000" w:rsidRPr="00000000">
            <w:fldChar w:fldCharType="begin"/>
            <w:instrText xml:space="preserve"> PAGEREF _8ax2rgfz70of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224"/>
            </w:tabs>
            <w:spacing w:before="60" w:line="240" w:lineRule="auto"/>
            <w:ind w:left="720" w:firstLine="0"/>
            <w:contextualSpacing w:val="0"/>
            <w:rPr/>
          </w:pPr>
          <w:hyperlink w:anchor="_swmevynr64pd">
            <w:r w:rsidDel="00000000" w:rsidR="00000000" w:rsidRPr="00000000">
              <w:rPr>
                <w:rtl w:val="0"/>
              </w:rPr>
              <w:t xml:space="preserve">​2.7.2.​ Proportional dominance effect/drop in bucket/psychosocial numbing</w:t>
            </w:r>
          </w:hyperlink>
          <w:r w:rsidDel="00000000" w:rsidR="00000000" w:rsidRPr="00000000">
            <w:rPr>
              <w:rtl w:val="0"/>
            </w:rPr>
            <w:tab/>
          </w:r>
          <w:r w:rsidDel="00000000" w:rsidR="00000000" w:rsidRPr="00000000">
            <w:fldChar w:fldCharType="begin"/>
            <w:instrText xml:space="preserve"> PAGEREF _swmevynr64pd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224"/>
            </w:tabs>
            <w:spacing w:before="60" w:line="240" w:lineRule="auto"/>
            <w:ind w:left="720" w:firstLine="0"/>
            <w:contextualSpacing w:val="0"/>
            <w:rPr/>
          </w:pPr>
          <w:hyperlink w:anchor="_ohxg172itkos">
            <w:r w:rsidDel="00000000" w:rsidR="00000000" w:rsidRPr="00000000">
              <w:rPr>
                <w:rtl w:val="0"/>
              </w:rPr>
              <w:t xml:space="preserve">​2.7.3.​ Biases in perceiving impact (or in perceiving the importance of impact)</w:t>
            </w:r>
          </w:hyperlink>
          <w:r w:rsidDel="00000000" w:rsidR="00000000" w:rsidRPr="00000000">
            <w:rPr>
              <w:rtl w:val="0"/>
            </w:rPr>
            <w:tab/>
          </w:r>
          <w:r w:rsidDel="00000000" w:rsidR="00000000" w:rsidRPr="00000000">
            <w:fldChar w:fldCharType="begin"/>
            <w:instrText xml:space="preserve"> PAGEREF _ohxg172itkos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224"/>
            </w:tabs>
            <w:spacing w:before="60" w:line="240" w:lineRule="auto"/>
            <w:ind w:left="720" w:firstLine="0"/>
            <w:contextualSpacing w:val="0"/>
            <w:rPr/>
          </w:pPr>
          <w:hyperlink w:anchor="_b4kagzwdfbj5">
            <w:r w:rsidDel="00000000" w:rsidR="00000000" w:rsidRPr="00000000">
              <w:rPr>
                <w:rtl w:val="0"/>
              </w:rPr>
              <w:t xml:space="preserve">​2.7.4.​ Misunderstanding need</w:t>
            </w:r>
          </w:hyperlink>
          <w:r w:rsidDel="00000000" w:rsidR="00000000" w:rsidRPr="00000000">
            <w:rPr>
              <w:rtl w:val="0"/>
            </w:rPr>
            <w:tab/>
          </w:r>
          <w:r w:rsidDel="00000000" w:rsidR="00000000" w:rsidRPr="00000000">
            <w:fldChar w:fldCharType="begin"/>
            <w:instrText xml:space="preserve"> PAGEREF _b4kagzwdfbj5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224"/>
            </w:tabs>
            <w:spacing w:before="60" w:line="240" w:lineRule="auto"/>
            <w:ind w:left="720" w:firstLine="0"/>
            <w:contextualSpacing w:val="0"/>
            <w:rPr/>
          </w:pPr>
          <w:hyperlink w:anchor="_b4kagzwdfbj5">
            <w:r w:rsidDel="00000000" w:rsidR="00000000" w:rsidRPr="00000000">
              <w:rPr>
                <w:rtl w:val="0"/>
              </w:rPr>
              <w:t xml:space="preserve">​2.7.5.​ Availability heuristic</w:t>
            </w:r>
          </w:hyperlink>
          <w:r w:rsidDel="00000000" w:rsidR="00000000" w:rsidRPr="00000000">
            <w:rPr>
              <w:rtl w:val="0"/>
            </w:rPr>
            <w:tab/>
          </w:r>
          <w:r w:rsidDel="00000000" w:rsidR="00000000" w:rsidRPr="00000000">
            <w:fldChar w:fldCharType="begin"/>
            <w:instrText xml:space="preserve"> PAGEREF _b4kagzwdfbj5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224"/>
            </w:tabs>
            <w:spacing w:before="60" w:line="240" w:lineRule="auto"/>
            <w:ind w:left="720" w:firstLine="0"/>
            <w:contextualSpacing w:val="0"/>
            <w:rPr/>
          </w:pPr>
          <w:hyperlink w:anchor="_b4kagzwdfbj5">
            <w:r w:rsidDel="00000000" w:rsidR="00000000" w:rsidRPr="00000000">
              <w:rPr>
                <w:rtl w:val="0"/>
              </w:rPr>
              <w:t xml:space="preserve">​2.7.6.​ Number of deaths (they’re already dead)</w:t>
            </w:r>
          </w:hyperlink>
          <w:r w:rsidDel="00000000" w:rsidR="00000000" w:rsidRPr="00000000">
            <w:rPr>
              <w:rtl w:val="0"/>
            </w:rPr>
            <w:tab/>
          </w:r>
          <w:r w:rsidDel="00000000" w:rsidR="00000000" w:rsidRPr="00000000">
            <w:fldChar w:fldCharType="begin"/>
            <w:instrText xml:space="preserve"> PAGEREF _b4kagzwdfbj5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224"/>
            </w:tabs>
            <w:spacing w:before="60" w:line="240" w:lineRule="auto"/>
            <w:ind w:left="720" w:firstLine="0"/>
            <w:contextualSpacing w:val="0"/>
            <w:rPr/>
          </w:pPr>
          <w:hyperlink w:anchor="_b4kagzwdfbj5">
            <w:r w:rsidDel="00000000" w:rsidR="00000000" w:rsidRPr="00000000">
              <w:rPr>
                <w:rtl w:val="0"/>
              </w:rPr>
              <w:t xml:space="preserve">​2.7.7.​ Statistical victim effect</w:t>
            </w:r>
          </w:hyperlink>
          <w:r w:rsidDel="00000000" w:rsidR="00000000" w:rsidRPr="00000000">
            <w:rPr>
              <w:rtl w:val="0"/>
            </w:rPr>
            <w:tab/>
          </w:r>
          <w:r w:rsidDel="00000000" w:rsidR="00000000" w:rsidRPr="00000000">
            <w:fldChar w:fldCharType="begin"/>
            <w:instrText xml:space="preserve"> PAGEREF _b4kagzwdfbj5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224"/>
            </w:tabs>
            <w:spacing w:before="60" w:line="240" w:lineRule="auto"/>
            <w:ind w:left="720" w:firstLine="0"/>
            <w:contextualSpacing w:val="0"/>
            <w:rPr/>
          </w:pPr>
          <w:hyperlink w:anchor="_b4kagzwdfbj5">
            <w:r w:rsidDel="00000000" w:rsidR="00000000" w:rsidRPr="00000000">
              <w:rPr>
                <w:rtl w:val="0"/>
              </w:rPr>
              <w:t xml:space="preserve">​2.7.8.​ Overhead aversion</w:t>
            </w:r>
          </w:hyperlink>
          <w:r w:rsidDel="00000000" w:rsidR="00000000" w:rsidRPr="00000000">
            <w:rPr>
              <w:rtl w:val="0"/>
            </w:rPr>
            <w:tab/>
          </w:r>
          <w:r w:rsidDel="00000000" w:rsidR="00000000" w:rsidRPr="00000000">
            <w:fldChar w:fldCharType="begin"/>
            <w:instrText xml:space="preserve"> PAGEREF _b4kagzwdfbj5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224"/>
            </w:tabs>
            <w:spacing w:before="60" w:line="240" w:lineRule="auto"/>
            <w:ind w:left="720" w:firstLine="0"/>
            <w:contextualSpacing w:val="0"/>
            <w:rPr/>
          </w:pPr>
          <w:hyperlink w:anchor="_bx3upy312sen">
            <w:r w:rsidDel="00000000" w:rsidR="00000000" w:rsidRPr="00000000">
              <w:rPr>
                <w:rtl w:val="0"/>
              </w:rPr>
              <w:t xml:space="preserve">​2.7.9.​ Opportunity cost neglect</w:t>
            </w:r>
          </w:hyperlink>
          <w:r w:rsidDel="00000000" w:rsidR="00000000" w:rsidRPr="00000000">
            <w:rPr>
              <w:rtl w:val="0"/>
            </w:rPr>
            <w:tab/>
          </w:r>
          <w:r w:rsidDel="00000000" w:rsidR="00000000" w:rsidRPr="00000000">
            <w:fldChar w:fldCharType="begin"/>
            <w:instrText xml:space="preserve"> PAGEREF _bx3upy312sen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224"/>
            </w:tabs>
            <w:spacing w:before="60" w:line="240" w:lineRule="auto"/>
            <w:ind w:left="360" w:firstLine="0"/>
            <w:contextualSpacing w:val="0"/>
            <w:rPr/>
          </w:pPr>
          <w:hyperlink w:anchor="_aecc09t8zpn1">
            <w:r w:rsidDel="00000000" w:rsidR="00000000" w:rsidRPr="00000000">
              <w:rPr>
                <w:rtl w:val="0"/>
              </w:rPr>
              <w:t xml:space="preserve">​2.8.​ 2b. Barriers: “Waste aversion”; Perfectionism/deontological aversion to 'waste' (or excuse-driven, motivated reasoning), Perceived lack of transparency, and perceived/actual corruption overseas (‘protected value’); “risky charities”</w:t>
            </w:r>
          </w:hyperlink>
          <w:r w:rsidDel="00000000" w:rsidR="00000000" w:rsidRPr="00000000">
            <w:rPr>
              <w:rtl w:val="0"/>
            </w:rPr>
            <w:tab/>
          </w:r>
          <w:r w:rsidDel="00000000" w:rsidR="00000000" w:rsidRPr="00000000">
            <w:fldChar w:fldCharType="begin"/>
            <w:instrText xml:space="preserve"> PAGEREF _aecc09t8zpn1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224"/>
            </w:tabs>
            <w:spacing w:before="200" w:line="240" w:lineRule="auto"/>
            <w:ind w:left="0" w:firstLine="0"/>
            <w:contextualSpacing w:val="0"/>
            <w:rPr/>
          </w:pPr>
          <w:hyperlink w:anchor="_w5nfs17mtd8k">
            <w:r w:rsidDel="00000000" w:rsidR="00000000" w:rsidRPr="00000000">
              <w:rPr>
                <w:b w:val="1"/>
                <w:rtl w:val="0"/>
              </w:rPr>
              <w:t xml:space="preserve">​3.​ Tools for motivating EA giving</w:t>
            </w:r>
          </w:hyperlink>
          <w:r w:rsidDel="00000000" w:rsidR="00000000" w:rsidRPr="00000000">
            <w:rPr>
              <w:b w:val="1"/>
              <w:rtl w:val="0"/>
            </w:rPr>
            <w:tab/>
          </w:r>
          <w:r w:rsidDel="00000000" w:rsidR="00000000" w:rsidRPr="00000000">
            <w:fldChar w:fldCharType="begin"/>
            <w:instrText xml:space="preserve"> PAGEREF _w5nfs17mtd8k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224"/>
            </w:tabs>
            <w:spacing w:before="60" w:line="240" w:lineRule="auto"/>
            <w:ind w:left="360" w:firstLine="0"/>
            <w:contextualSpacing w:val="0"/>
            <w:rPr/>
          </w:pPr>
          <w:hyperlink w:anchor="_hep7tkho7tn9">
            <w:r w:rsidDel="00000000" w:rsidR="00000000" w:rsidRPr="00000000">
              <w:rPr>
                <w:rtl w:val="0"/>
              </w:rPr>
              <w:t xml:space="preserve">​3.1.​ Psych/behavioral tools; applicability to EA charities</w:t>
            </w:r>
          </w:hyperlink>
          <w:r w:rsidDel="00000000" w:rsidR="00000000" w:rsidRPr="00000000">
            <w:rPr>
              <w:rtl w:val="0"/>
            </w:rPr>
            <w:tab/>
          </w:r>
          <w:r w:rsidDel="00000000" w:rsidR="00000000" w:rsidRPr="00000000">
            <w:fldChar w:fldCharType="begin"/>
            <w:instrText xml:space="preserve"> PAGEREF _hep7tkho7tn9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224"/>
            </w:tabs>
            <w:spacing w:before="60" w:line="240" w:lineRule="auto"/>
            <w:ind w:left="360" w:firstLine="0"/>
            <w:contextualSpacing w:val="0"/>
            <w:rPr/>
          </w:pPr>
          <w:hyperlink w:anchor="_qfnrd4b4zlv0">
            <w:r w:rsidDel="00000000" w:rsidR="00000000" w:rsidRPr="00000000">
              <w:rPr>
                <w:rtl w:val="0"/>
              </w:rPr>
              <w:t xml:space="preserve">​3.2.​ 3.2. De-biasing and misperception-correction</w:t>
            </w:r>
          </w:hyperlink>
          <w:r w:rsidDel="00000000" w:rsidR="00000000" w:rsidRPr="00000000">
            <w:rPr>
              <w:rtl w:val="0"/>
            </w:rPr>
            <w:tab/>
          </w:r>
          <w:r w:rsidDel="00000000" w:rsidR="00000000" w:rsidRPr="00000000">
            <w:fldChar w:fldCharType="begin"/>
            <w:instrText xml:space="preserve"> PAGEREF _qfnrd4b4zlv0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224"/>
            </w:tabs>
            <w:spacing w:before="60" w:line="240" w:lineRule="auto"/>
            <w:ind w:left="360" w:firstLine="0"/>
            <w:contextualSpacing w:val="0"/>
            <w:rPr/>
          </w:pPr>
          <w:hyperlink w:anchor="_gycqrz8ppbsq">
            <w:r w:rsidDel="00000000" w:rsidR="00000000" w:rsidRPr="00000000">
              <w:rPr>
                <w:rtl w:val="0"/>
              </w:rPr>
              <w:t xml:space="preserve">​3.3.​ 3.3. innovative proposals</w:t>
            </w:r>
          </w:hyperlink>
          <w:r w:rsidDel="00000000" w:rsidR="00000000" w:rsidRPr="00000000">
            <w:rPr>
              <w:rtl w:val="0"/>
            </w:rPr>
            <w:tab/>
          </w:r>
          <w:r w:rsidDel="00000000" w:rsidR="00000000" w:rsidRPr="00000000">
            <w:fldChar w:fldCharType="begin"/>
            <w:instrText xml:space="preserve"> PAGEREF _gycqrz8ppbsq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224"/>
            </w:tabs>
            <w:spacing w:before="60" w:line="240" w:lineRule="auto"/>
            <w:ind w:left="360" w:firstLine="0"/>
            <w:contextualSpacing w:val="0"/>
            <w:rPr/>
          </w:pPr>
          <w:hyperlink w:anchor="_q19k6w41apd7">
            <w:r w:rsidDel="00000000" w:rsidR="00000000" w:rsidRPr="00000000">
              <w:rPr>
                <w:rtl w:val="0"/>
              </w:rPr>
              <w:t xml:space="preserve">​3.4.​ 3.4. EA-movement approaches and pitfalls</w:t>
            </w:r>
          </w:hyperlink>
          <w:r w:rsidDel="00000000" w:rsidR="00000000" w:rsidRPr="00000000">
            <w:rPr>
              <w:rtl w:val="0"/>
            </w:rPr>
            <w:tab/>
          </w:r>
          <w:r w:rsidDel="00000000" w:rsidR="00000000" w:rsidRPr="00000000">
            <w:fldChar w:fldCharType="begin"/>
            <w:instrText xml:space="preserve"> PAGEREF _q19k6w41apd7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224"/>
            </w:tabs>
            <w:spacing w:before="200" w:line="240" w:lineRule="auto"/>
            <w:ind w:left="0" w:firstLine="0"/>
            <w:contextualSpacing w:val="0"/>
            <w:rPr/>
          </w:pPr>
          <w:hyperlink w:anchor="_r7z2ciqyynog">
            <w:r w:rsidDel="00000000" w:rsidR="00000000" w:rsidRPr="00000000">
              <w:rPr>
                <w:b w:val="1"/>
                <w:rtl w:val="0"/>
              </w:rPr>
              <w:t xml:space="preserve">​4.​ Conclusion; a research agenda</w:t>
            </w:r>
          </w:hyperlink>
          <w:r w:rsidDel="00000000" w:rsidR="00000000" w:rsidRPr="00000000">
            <w:rPr>
              <w:b w:val="1"/>
              <w:rtl w:val="0"/>
            </w:rPr>
            <w:tab/>
          </w:r>
          <w:r w:rsidDel="00000000" w:rsidR="00000000" w:rsidRPr="00000000">
            <w:fldChar w:fldCharType="begin"/>
            <w:instrText xml:space="preserve"> PAGEREF _r7z2ciqyynog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224"/>
            </w:tabs>
            <w:spacing w:after="80" w:before="200" w:line="240" w:lineRule="auto"/>
            <w:ind w:left="0" w:firstLine="0"/>
            <w:contextualSpacing w:val="0"/>
            <w:rPr/>
          </w:pPr>
          <w:hyperlink w:anchor="_wzt2296me6h7">
            <w:r w:rsidDel="00000000" w:rsidR="00000000" w:rsidRPr="00000000">
              <w:rPr>
                <w:b w:val="1"/>
                <w:rtl w:val="0"/>
              </w:rPr>
              <w:t xml:space="preserve">​5.​ Works Cited</w:t>
            </w:r>
          </w:hyperlink>
          <w:r w:rsidDel="00000000" w:rsidR="00000000" w:rsidRPr="00000000">
            <w:rPr>
              <w:b w:val="1"/>
              <w:rtl w:val="0"/>
            </w:rPr>
            <w:tab/>
          </w:r>
          <w:r w:rsidDel="00000000" w:rsidR="00000000" w:rsidRPr="00000000">
            <w:fldChar w:fldCharType="begin"/>
            <w:instrText xml:space="preserve"> PAGEREF _wzt2296me6h7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Title"/>
        <w:spacing w:after="86" w:before="86" w:lineRule="auto"/>
        <w:contextualSpacing w:val="0"/>
        <w:rPr>
          <w:sz w:val="36"/>
          <w:szCs w:val="36"/>
        </w:rPr>
      </w:pPr>
      <w:bookmarkStart w:colFirst="0" w:colLast="0" w:name="_z38jhpvaz4k8" w:id="0"/>
      <w:bookmarkEnd w:id="0"/>
      <w:r w:rsidDel="00000000" w:rsidR="00000000" w:rsidRPr="00000000">
        <w:rPr>
          <w:rtl w:val="0"/>
        </w:rPr>
      </w:r>
    </w:p>
    <w:p w:rsidR="00000000" w:rsidDel="00000000" w:rsidP="00000000" w:rsidRDefault="00000000" w:rsidRPr="00000000" w14:paraId="00000033">
      <w:pPr>
        <w:pStyle w:val="Title"/>
        <w:spacing w:after="86" w:before="86" w:lineRule="auto"/>
        <w:contextualSpacing w:val="0"/>
        <w:rPr>
          <w:sz w:val="38"/>
          <w:szCs w:val="38"/>
        </w:rPr>
      </w:pPr>
      <w:bookmarkStart w:colFirst="0" w:colLast="0" w:name="_jil82pmsh2rz" w:id="1"/>
      <w:bookmarkEnd w:id="1"/>
      <w:r w:rsidDel="00000000" w:rsidR="00000000" w:rsidRPr="00000000">
        <w:br w:type="page"/>
      </w:r>
      <w:r w:rsidDel="00000000" w:rsidR="00000000" w:rsidRPr="00000000">
        <w:rPr>
          <w:rtl w:val="0"/>
        </w:rPr>
      </w:r>
    </w:p>
    <w:p w:rsidR="00000000" w:rsidDel="00000000" w:rsidP="00000000" w:rsidRDefault="00000000" w:rsidRPr="00000000" w14:paraId="00000034">
      <w:pPr>
        <w:pStyle w:val="Title"/>
        <w:spacing w:after="86" w:before="86" w:lineRule="auto"/>
        <w:contextualSpacing w:val="0"/>
        <w:rPr>
          <w:sz w:val="38"/>
          <w:szCs w:val="38"/>
          <w:vertAlign w:val="baseline"/>
        </w:rPr>
      </w:pPr>
      <w:bookmarkStart w:colFirst="0" w:colLast="0" w:name="_az3axu1p8r1h" w:id="2"/>
      <w:bookmarkEnd w:id="2"/>
      <w:r w:rsidDel="00000000" w:rsidR="00000000" w:rsidRPr="00000000">
        <w:rPr>
          <w:sz w:val="38"/>
          <w:szCs w:val="38"/>
          <w:vertAlign w:val="baseline"/>
          <w:rtl w:val="0"/>
        </w:rPr>
        <w:t xml:space="preserve">Increasing effective charitable giving: The puzzle, what we know, what we need to know next</w:t>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Reinstein, Fitz, Kagan (possible additional co-authors Jason Nemirow, Robin Bergh, others)</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sz w:val="24"/>
          <w:szCs w:val="24"/>
        </w:rPr>
      </w:pPr>
      <w:hyperlink r:id="rId9">
        <w:r w:rsidDel="00000000" w:rsidR="00000000" w:rsidRPr="00000000">
          <w:rPr>
            <w:color w:val="1155cc"/>
            <w:sz w:val="24"/>
            <w:szCs w:val="24"/>
            <w:u w:val="single"/>
            <w:rtl w:val="0"/>
          </w:rPr>
          <w:t xml:space="preserve">Parallel notes/work found HERE</w:t>
        </w:r>
      </w:hyperlink>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sz w:val="24"/>
          <w:szCs w:val="24"/>
        </w:rPr>
      </w:pPr>
      <w:r w:rsidDel="00000000" w:rsidR="00000000" w:rsidRPr="00000000">
        <w:rPr>
          <w:sz w:val="24"/>
          <w:szCs w:val="24"/>
          <w:rtl w:val="0"/>
        </w:rPr>
        <w:t xml:space="preserve">Notes D Small -- most of the previous research is considering a case without a comparison… single evaluation; they might go away</w:t>
      </w:r>
    </w:p>
    <w:p w:rsidR="00000000" w:rsidDel="00000000" w:rsidP="00000000" w:rsidRDefault="00000000" w:rsidRPr="00000000" w14:paraId="00000039">
      <w:pPr>
        <w:pStyle w:val="Heading1"/>
        <w:numPr>
          <w:ilvl w:val="0"/>
          <w:numId w:val="7"/>
        </w:numPr>
        <w:tabs>
          <w:tab w:val="left" w:pos="0"/>
        </w:tabs>
        <w:ind w:left="0" w:firstLine="0"/>
        <w:contextualSpacing w:val="0"/>
        <w:rPr>
          <w:rFonts w:ascii="Cormorant Garamond" w:cs="Cormorant Garamond" w:eastAsia="Cormorant Garamond" w:hAnsi="Cormorant Garamond"/>
        </w:rPr>
      </w:pPr>
      <w:bookmarkStart w:colFirst="0" w:colLast="0" w:name="_zf0eu3jghz5z" w:id="3"/>
      <w:bookmarkEnd w:id="3"/>
      <w:r w:rsidDel="00000000" w:rsidR="00000000" w:rsidRPr="00000000">
        <w:rPr>
          <w:rFonts w:ascii="Cormorant Garamond" w:cs="Cormorant Garamond" w:eastAsia="Cormorant Garamond" w:hAnsi="Cormorant Garamond"/>
          <w:rtl w:val="0"/>
        </w:rPr>
        <w:t xml:space="preserve">​1.​ Presenting the puzzle and challenge: Our ineffective giving</w:t>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Utilitarianism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pPr>
      <w:commentRangeStart w:id="0"/>
      <w:r w:rsidDel="00000000" w:rsidR="00000000" w:rsidRPr="00000000">
        <w:rPr>
          <w:rFonts w:ascii="Nova Mono" w:cs="Nova Mono" w:eastAsia="Nova Mono" w:hAnsi="Nova Mono"/>
          <w:rtl w:val="0"/>
        </w:rPr>
        <w:t xml:space="preserve">→ Normative (why not?)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Fonts w:ascii="Nova Mono" w:cs="Nova Mono" w:eastAsia="Nova Mono" w:hAnsi="Nova Mono"/>
          <w:rtl w:val="0"/>
        </w:rPr>
        <w:t xml:space="preserve">→ Descriptive (prominent model wrong? Why does the prominent/reasonable model differ so much from model of own-consumption)</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u w:val="single"/>
        </w:rPr>
      </w:pPr>
      <w:r w:rsidDel="00000000" w:rsidR="00000000" w:rsidRPr="00000000">
        <w:rPr>
          <w:rtl w:val="0"/>
        </w:rPr>
      </w:r>
    </w:p>
    <w:p w:rsidR="00000000" w:rsidDel="00000000" w:rsidP="00000000" w:rsidRDefault="00000000" w:rsidRPr="00000000" w14:paraId="0000003E">
      <w:pPr>
        <w:pStyle w:val="Heading2"/>
        <w:contextualSpacing w:val="0"/>
        <w:rPr>
          <w:u w:val="none"/>
          <w:vertAlign w:val="baseline"/>
        </w:rPr>
      </w:pPr>
      <w:bookmarkStart w:colFirst="0" w:colLast="0" w:name="_rh0pb0z7grmi" w:id="4"/>
      <w:bookmarkEnd w:id="4"/>
      <w:r w:rsidDel="00000000" w:rsidR="00000000" w:rsidRPr="00000000">
        <w:rPr>
          <w:u w:val="none"/>
          <w:rtl w:val="0"/>
        </w:rPr>
        <w:t xml:space="preserve">​1.1.​ (Motivation) Why should you care about this? Descriptives of giving (US, international) and how 'ineffective' it is. Who does give effectively? Potential global welfare gains to changing “where we give.”</w:t>
      </w:r>
      <w:r w:rsidDel="00000000" w:rsidR="00000000" w:rsidRPr="00000000">
        <w:rPr>
          <w:rtl w:val="0"/>
        </w:rPr>
      </w:r>
    </w:p>
    <w:p w:rsidR="00000000" w:rsidDel="00000000" w:rsidP="00000000" w:rsidRDefault="00000000" w:rsidRPr="00000000" w14:paraId="0000003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i w:val="1"/>
        </w:rPr>
      </w:pPr>
      <w:r w:rsidDel="00000000" w:rsidR="00000000" w:rsidRPr="00000000">
        <w:rPr>
          <w:rtl w:val="0"/>
        </w:rPr>
        <w:t xml:space="preserve">References making this same point: McCaskill, Gertler, Science of Giving...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[Quotes </w:t>
      </w:r>
      <w:hyperlink r:id="rId10">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Nemirow: “Effectiveness doesn’t track popularity with donors... Using ratings of financial efficiency and transparency as a proxy for efficacy </w:t>
      </w:r>
      <w:hyperlink r:id="rId11">
        <w:r w:rsidDel="00000000" w:rsidR="00000000" w:rsidRPr="00000000">
          <w:rPr>
            <w:color w:val="1155cc"/>
            <w:u w:val="single"/>
            <w:rtl w:val="0"/>
          </w:rPr>
          <w:t xml:space="preserve">(Oppenheimer and Olivola 2011)</w:t>
        </w:r>
      </w:hyperlink>
      <w:r w:rsidDel="00000000" w:rsidR="00000000" w:rsidRPr="00000000">
        <w:rPr>
          <w:rtl w:val="0"/>
        </w:rPr>
        <w:t xml:space="preserve">, observed a correlation of    .002”</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Evidence and descriptives on giving behavior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Who does give internationally/effectively (descriptives). Briefly defining the EA movement as an important force “we” (economists, psychologists) need to discuss. (Or put this at bottom?)</w:t>
      </w:r>
    </w:p>
    <w:p w:rsidR="00000000" w:rsidDel="00000000" w:rsidP="00000000" w:rsidRDefault="00000000" w:rsidRPr="00000000" w14:paraId="00000047">
      <w:pPr>
        <w:spacing w:after="86" w:before="86" w:lineRule="auto"/>
        <w:contextualSpacing w:val="0"/>
        <w:rPr/>
      </w:pPr>
      <w:r w:rsidDel="00000000" w:rsidR="00000000" w:rsidRPr="00000000">
        <w:rPr>
          <w:rtl w:val="0"/>
        </w:rPr>
        <w:t xml:space="preserve">Fitz/Kagan: Understanding Effective Givers: In this study we attempt to understand who is predisposed towards effective giving. After providing a description of the effective giving movement, we measure support for effective giving and measure a wide range of personality traits and demographics that may predict support for effective giving.</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49">
      <w:pPr>
        <w:pStyle w:val="Heading2"/>
        <w:numPr>
          <w:ilvl w:val="1"/>
          <w:numId w:val="7"/>
        </w:numPr>
        <w:tabs>
          <w:tab w:val="left" w:pos="0"/>
        </w:tabs>
        <w:rPr>
          <w:sz w:val="28"/>
          <w:szCs w:val="28"/>
          <w:u w:val="none"/>
        </w:rPr>
      </w:pPr>
      <w:bookmarkStart w:colFirst="0" w:colLast="0" w:name="_9umnygowm5wt" w:id="5"/>
      <w:bookmarkEnd w:id="5"/>
      <w:r w:rsidDel="00000000" w:rsidR="00000000" w:rsidRPr="00000000">
        <w:rPr>
          <w:rtl w:val="0"/>
        </w:rPr>
        <w:t xml:space="preserve">​1.2.​ Why (under which models) is this a puzzle?</w:t>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vertAlign w:val="baseline"/>
          <w:rtl w:val="0"/>
        </w:rPr>
        <w:t xml:space="preserve">Why (under what models) is this a puzzle? Economics and psych models </w:t>
      </w:r>
      <w:r w:rsidDel="00000000" w:rsidR="00000000" w:rsidRPr="00000000">
        <w:rPr>
          <w:rFonts w:ascii="Nova Mono" w:cs="Nova Mono" w:eastAsia="Nova Mono" w:hAnsi="Nova Mono"/>
          <w:rtl w:val="0"/>
        </w:rPr>
        <w:t xml:space="preserve">→ </w:t>
      </w:r>
      <w:r w:rsidDel="00000000" w:rsidR="00000000" w:rsidRPr="00000000">
        <w:rPr>
          <w:vertAlign w:val="baseline"/>
          <w:rtl w:val="0"/>
        </w:rPr>
        <w:t xml:space="preserve"> puzzle? Models where people care about the impact of their gift or just 'amount sacrificed' (naive warm glow). Does impact map into the 'good feeling' from giving, can it do so?</w:t>
      </w:r>
      <w:r w:rsidDel="00000000" w:rsidR="00000000" w:rsidRPr="00000000">
        <w:rPr>
          <w:rtl w:val="0"/>
        </w:rPr>
      </w:r>
    </w:p>
    <w:p w:rsidR="00000000" w:rsidDel="00000000" w:rsidP="00000000" w:rsidRDefault="00000000" w:rsidRPr="00000000" w14:paraId="0000004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tl w:val="0"/>
        </w:rPr>
        <w:t xml:space="preserve">Baron: “we propose utilitarianism, or the totality of good that comes about from a choice, as our gold standard for assessing the effectiveness of choices make in the context of charitable contributions”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commentRangeStart w:id="1"/>
      <w:commentRangeStart w:id="2"/>
      <w:commentRangeStart w:id="3"/>
      <w:commentRangeStart w:id="4"/>
      <w:r w:rsidDel="00000000" w:rsidR="00000000" w:rsidRPr="00000000">
        <w:rPr>
          <w:rtl w:val="0"/>
        </w:rPr>
        <w:t xml:space="preserve">Are people Utilitarians?</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E">
      <w:pPr>
        <w:pStyle w:val="Heading2"/>
        <w:contextualSpacing w:val="0"/>
        <w:rPr>
          <w:u w:val="none"/>
        </w:rPr>
      </w:pPr>
      <w:bookmarkStart w:colFirst="0" w:colLast="0" w:name="_hjqq5qb6um7l" w:id="6"/>
      <w:bookmarkEnd w:id="6"/>
      <w:r w:rsidDel="00000000" w:rsidR="00000000" w:rsidRPr="00000000">
        <w:rPr>
          <w:u w:val="none"/>
          <w:rtl w:val="0"/>
        </w:rPr>
        <w:t xml:space="preserve">​1.3.​ Overview of research Question/Problem: Why don’t people give in an evidence-based way? </w:t>
      </w:r>
    </w:p>
    <w:p w:rsidR="00000000" w:rsidDel="00000000" w:rsidP="00000000" w:rsidRDefault="00000000" w:rsidRPr="00000000" w14:paraId="0000004F">
      <w:pPr>
        <w:contextualSpacing w:val="0"/>
        <w:rPr/>
      </w:pPr>
      <w:r w:rsidDel="00000000" w:rsidR="00000000" w:rsidRPr="00000000">
        <w:rPr>
          <w:rtl w:val="0"/>
        </w:rPr>
        <w:t xml:space="preserve">People make evidence-based decisions when they invest/buy, but not when they give (why?). </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What are the psychological motivations for not giving effectively?. </w:t>
      </w:r>
    </w:p>
    <w:p w:rsidR="00000000" w:rsidDel="00000000" w:rsidP="00000000" w:rsidRDefault="00000000" w:rsidRPr="00000000" w14:paraId="00000052">
      <w:pPr>
        <w:contextualSpacing w:val="0"/>
        <w:rPr/>
      </w:pPr>
      <w:r w:rsidDel="00000000" w:rsidR="00000000" w:rsidRPr="00000000">
        <w:rPr>
          <w:rtl w:val="0"/>
        </w:rPr>
        <w:t xml:space="preserve">People say they want to give effectively (Money for Good) </w:t>
      </w:r>
    </w:p>
    <w:p w:rsidR="00000000" w:rsidDel="00000000" w:rsidP="00000000" w:rsidRDefault="00000000" w:rsidRPr="00000000" w14:paraId="00000053">
      <w:pPr>
        <w:contextualSpacing w:val="0"/>
        <w:rPr/>
      </w:pPr>
      <w:r w:rsidDel="00000000" w:rsidR="00000000" w:rsidRPr="00000000">
        <w:rPr>
          <w:rtl w:val="0"/>
        </w:rPr>
        <w:t xml:space="preserve">- Intention/Action </w:t>
      </w:r>
    </w:p>
    <w:p w:rsidR="00000000" w:rsidDel="00000000" w:rsidP="00000000" w:rsidRDefault="00000000" w:rsidRPr="00000000" w14:paraId="00000054">
      <w:pPr>
        <w:contextualSpacing w:val="0"/>
        <w:rPr/>
      </w:pPr>
      <w:r w:rsidDel="00000000" w:rsidR="00000000" w:rsidRPr="00000000">
        <w:rPr>
          <w:rtl w:val="0"/>
        </w:rPr>
        <w:t xml:space="preserve">- People say they want to do good and be effective, but they don’t actually - Why? </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There are biases that hurt effective charities, and make it harder to think about things that are most effective</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Miller, evolutionary concerns:</w:t>
      </w:r>
    </w:p>
    <w:p w:rsidR="00000000" w:rsidDel="00000000" w:rsidP="00000000" w:rsidRDefault="00000000" w:rsidRPr="00000000" w14:paraId="00000059">
      <w:pPr>
        <w:contextualSpacing w:val="0"/>
        <w:rPr/>
      </w:pPr>
      <w:r w:rsidDel="00000000" w:rsidR="00000000" w:rsidRPr="00000000">
        <w:rPr>
          <w:rtl w:val="0"/>
        </w:rPr>
        <w:t xml:space="preserve">-- Make us not want to be utilitarians?</w:t>
      </w:r>
    </w:p>
    <w:p w:rsidR="00000000" w:rsidDel="00000000" w:rsidP="00000000" w:rsidRDefault="00000000" w:rsidRPr="00000000" w14:paraId="0000005A">
      <w:pPr>
        <w:contextualSpacing w:val="0"/>
        <w:rPr/>
      </w:pPr>
      <w:r w:rsidDel="00000000" w:rsidR="00000000" w:rsidRPr="00000000">
        <w:rPr>
          <w:rtl w:val="0"/>
        </w:rPr>
        <w:t xml:space="preserve">-- Make our system-1 instincts distract us from this? </w:t>
      </w:r>
    </w:p>
    <w:p w:rsidR="00000000" w:rsidDel="00000000" w:rsidP="00000000" w:rsidRDefault="00000000" w:rsidRPr="00000000" w14:paraId="0000005B">
      <w:pPr>
        <w:contextualSpacing w:val="0"/>
        <w:rPr/>
      </w:pPr>
      <w:r w:rsidDel="00000000" w:rsidR="00000000" w:rsidRPr="00000000">
        <w:rPr>
          <w:rtl w:val="0"/>
        </w:rPr>
        <w:t xml:space="preserve">-- Make our system-2 bad at optimization and judgement (esp in this domain). </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Broadly</w:t>
      </w:r>
    </w:p>
    <w:p w:rsidR="00000000" w:rsidDel="00000000" w:rsidP="00000000" w:rsidRDefault="00000000" w:rsidRPr="00000000" w14:paraId="0000005E">
      <w:pPr>
        <w:numPr>
          <w:ilvl w:val="0"/>
          <w:numId w:val="16"/>
        </w:numPr>
        <w:ind w:left="720" w:hanging="360"/>
        <w:contextualSpacing w:val="1"/>
        <w:rPr/>
      </w:pPr>
      <w:r w:rsidDel="00000000" w:rsidR="00000000" w:rsidRPr="00000000">
        <w:rPr>
          <w:rtl w:val="0"/>
        </w:rPr>
        <w:t xml:space="preserve">“Information is weak”; limited feedback (cf, own-consumption direct experience)</w:t>
      </w:r>
    </w:p>
    <w:p w:rsidR="00000000" w:rsidDel="00000000" w:rsidP="00000000" w:rsidRDefault="00000000" w:rsidRPr="00000000" w14:paraId="0000005F">
      <w:pPr>
        <w:numPr>
          <w:ilvl w:val="0"/>
          <w:numId w:val="16"/>
        </w:numPr>
        <w:ind w:left="720" w:hanging="360"/>
        <w:contextualSpacing w:val="1"/>
        <w:rPr/>
      </w:pPr>
      <w:r w:rsidDel="00000000" w:rsidR="00000000" w:rsidRPr="00000000">
        <w:rPr>
          <w:rtl w:val="0"/>
        </w:rPr>
        <w:t xml:space="preserve">People are not utilitarian? System 1 is not utilitarian even if system 2 is (and it distracts)? System II cognitive judgements are particularly bad at this (biases/ barriers)</w:t>
      </w:r>
    </w:p>
    <w:p w:rsidR="00000000" w:rsidDel="00000000" w:rsidP="00000000" w:rsidRDefault="00000000" w:rsidRPr="00000000" w14:paraId="00000060">
      <w:pPr>
        <w:numPr>
          <w:ilvl w:val="0"/>
          <w:numId w:val="16"/>
        </w:numPr>
        <w:ind w:left="720" w:hanging="360"/>
        <w:contextualSpacing w:val="1"/>
        <w:rPr/>
      </w:pPr>
      <w:r w:rsidDel="00000000" w:rsidR="00000000" w:rsidRPr="00000000">
        <w:rPr>
          <w:rtl w:val="0"/>
        </w:rPr>
        <w:t xml:space="preserve">Other structural and social barriers</w:t>
      </w:r>
    </w:p>
    <w:p w:rsidR="00000000" w:rsidDel="00000000" w:rsidP="00000000" w:rsidRDefault="00000000" w:rsidRPr="00000000" w14:paraId="00000061">
      <w:pPr>
        <w:pStyle w:val="Heading2"/>
        <w:contextualSpacing w:val="0"/>
        <w:rPr>
          <w:u w:val="none"/>
        </w:rPr>
      </w:pPr>
      <w:bookmarkStart w:colFirst="0" w:colLast="0" w:name="_sksg7165wtc5" w:id="7"/>
      <w:bookmarkEnd w:id="7"/>
      <w:r w:rsidDel="00000000" w:rsidR="00000000" w:rsidRPr="00000000">
        <w:rPr>
          <w:u w:val="none"/>
          <w:rtl w:val="0"/>
        </w:rPr>
        <w:t xml:space="preserve">​1.4.​ Previous literature reviews and surveys, lack of previous work</w:t>
      </w:r>
    </w:p>
    <w:p w:rsidR="00000000" w:rsidDel="00000000" w:rsidP="00000000" w:rsidRDefault="00000000" w:rsidRPr="00000000" w14:paraId="00000062">
      <w:pPr>
        <w:contextualSpacing w:val="0"/>
        <w:rPr/>
      </w:pPr>
      <w:r w:rsidDel="00000000" w:rsidR="00000000" w:rsidRPr="00000000">
        <w:rPr>
          <w:rtl w:val="0"/>
        </w:rPr>
        <w:t xml:space="preserve">Comparison of outlines </w:t>
      </w:r>
      <w:hyperlink r:id="rId12">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63">
      <w:pPr>
        <w:numPr>
          <w:ilvl w:val="0"/>
          <w:numId w:val="8"/>
        </w:numPr>
        <w:spacing w:after="144" w:before="144" w:lineRule="auto"/>
        <w:ind w:left="720" w:hanging="360"/>
        <w:contextualSpacing w:val="1"/>
        <w:rPr>
          <w:u w:val="none"/>
        </w:rPr>
      </w:pPr>
      <w:r w:rsidDel="00000000" w:rsidR="00000000" w:rsidRPr="00000000">
        <w:rPr>
          <w:rtl w:val="0"/>
        </w:rPr>
        <w:t xml:space="preserve">Ideas42: "We did not find many field-based, experimental studies on the factors that encourage people to choose thoughtfully among charities or to plan ahead to give. "</w:t>
      </w:r>
    </w:p>
    <w:p w:rsidR="00000000" w:rsidDel="00000000" w:rsidP="00000000" w:rsidRDefault="00000000" w:rsidRPr="00000000" w14:paraId="00000064">
      <w:pPr>
        <w:contextualSpacing w:val="0"/>
        <w:rPr/>
      </w:pPr>
      <w:r w:rsidDel="00000000" w:rsidR="00000000" w:rsidRPr="00000000">
        <w:rPr>
          <w:rtl w:val="0"/>
        </w:rPr>
        <w:t xml:space="preserve">Effectiveness-specific:</w:t>
      </w:r>
    </w:p>
    <w:p w:rsidR="00000000" w:rsidDel="00000000" w:rsidP="00000000" w:rsidRDefault="00000000" w:rsidRPr="00000000" w14:paraId="00000065">
      <w:pPr>
        <w:numPr>
          <w:ilvl w:val="0"/>
          <w:numId w:val="5"/>
        </w:numPr>
        <w:ind w:left="720" w:hanging="360"/>
        <w:contextualSpacing w:val="1"/>
        <w:rPr/>
      </w:pPr>
      <w:r w:rsidDel="00000000" w:rsidR="00000000" w:rsidRPr="00000000">
        <w:rPr>
          <w:rtl w:val="0"/>
        </w:rPr>
        <w:t xml:space="preserve">Gertler, “</w:t>
      </w:r>
      <w:hyperlink r:id="rId13">
        <w:r w:rsidDel="00000000" w:rsidR="00000000" w:rsidRPr="00000000">
          <w:rPr>
            <w:color w:val="1155cc"/>
            <w:u w:val="single"/>
            <w:rtl w:val="0"/>
          </w:rPr>
          <w:t xml:space="preserve">Charitable Fundraising and Smart Giving</w:t>
        </w:r>
      </w:hyperlink>
      <w:r w:rsidDel="00000000" w:rsidR="00000000" w:rsidRPr="00000000">
        <w:rPr>
          <w:rtl w:val="0"/>
        </w:rPr>
        <w:t xml:space="preserve">" </w:t>
      </w:r>
    </w:p>
    <w:p w:rsidR="00000000" w:rsidDel="00000000" w:rsidP="00000000" w:rsidRDefault="00000000" w:rsidRPr="00000000" w14:paraId="00000066">
      <w:pPr>
        <w:numPr>
          <w:ilvl w:val="0"/>
          <w:numId w:val="5"/>
        </w:numPr>
        <w:ind w:left="720" w:hanging="360"/>
        <w:contextualSpacing w:val="1"/>
        <w:rPr/>
      </w:pPr>
      <w:hyperlink r:id="rId14">
        <w:r w:rsidDel="00000000" w:rsidR="00000000" w:rsidRPr="00000000">
          <w:rPr>
            <w:color w:val="1155cc"/>
            <w:u w:val="single"/>
            <w:rtl w:val="0"/>
          </w:rPr>
          <w:t xml:space="preserve">(Baron and Szymanska 2011)</w:t>
        </w:r>
      </w:hyperlink>
      <w:r w:rsidDel="00000000" w:rsidR="00000000" w:rsidRPr="00000000">
        <w:rPr>
          <w:rtl w:val="0"/>
        </w:rPr>
        <w:t xml:space="preserve"> - Heuristics and Biases in Charity: Largely conceptual, minimal survey of specific empirical/experimental papers (</w:t>
      </w:r>
      <w:hyperlink r:id="rId15">
        <w:r w:rsidDel="00000000" w:rsidR="00000000" w:rsidRPr="00000000">
          <w:rPr>
            <w:color w:val="1155cc"/>
            <w:u w:val="single"/>
            <w:rtl w:val="0"/>
          </w:rPr>
          <w:t xml:space="preserve">outline here</w:t>
        </w:r>
      </w:hyperlink>
      <w:r w:rsidDel="00000000" w:rsidR="00000000" w:rsidRPr="00000000">
        <w:rPr>
          <w:rtl w:val="0"/>
        </w:rPr>
        <w:t xml:space="preserve">) </w:t>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t xml:space="preserve">Small’s survey (“Scarecrow”) ?theme is similar to review in ‘07</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See also:</w:t>
      </w:r>
    </w:p>
    <w:p w:rsidR="00000000" w:rsidDel="00000000" w:rsidP="00000000" w:rsidRDefault="00000000" w:rsidRPr="00000000" w14:paraId="0000006E">
      <w:pPr>
        <w:numPr>
          <w:ilvl w:val="0"/>
          <w:numId w:val="5"/>
        </w:numPr>
        <w:ind w:left="720" w:hanging="360"/>
        <w:contextualSpacing w:val="1"/>
        <w:rPr/>
      </w:pPr>
      <w:hyperlink r:id="rId16">
        <w:r w:rsidDel="00000000" w:rsidR="00000000" w:rsidRPr="00000000">
          <w:rPr>
            <w:color w:val="1155cc"/>
            <w:u w:val="single"/>
            <w:rtl w:val="0"/>
          </w:rPr>
          <w:t xml:space="preserve">Charity Science: Trials and synthesis of research for Effective Altruism Outreach</w:t>
        </w:r>
      </w:hyperlink>
      <w:r w:rsidDel="00000000" w:rsidR="00000000" w:rsidRPr="00000000">
        <w:rPr>
          <w:rtl w:val="0"/>
        </w:rPr>
        <w:t xml:space="preserve"> </w:t>
      </w:r>
    </w:p>
    <w:p w:rsidR="00000000" w:rsidDel="00000000" w:rsidP="00000000" w:rsidRDefault="00000000" w:rsidRPr="00000000" w14:paraId="0000006F">
      <w:pPr>
        <w:numPr>
          <w:ilvl w:val="0"/>
          <w:numId w:val="5"/>
        </w:numPr>
        <w:ind w:left="720" w:hanging="360"/>
        <w:contextualSpacing w:val="1"/>
        <w:rPr/>
      </w:pPr>
      <w:r w:rsidDel="00000000" w:rsidR="00000000" w:rsidRPr="00000000">
        <w:rPr>
          <w:rtl w:val="0"/>
        </w:rPr>
        <w:t xml:space="preserve">Geoffrey Miller's "10 cognitive and emotional challenges in EA"</w:t>
      </w:r>
    </w:p>
    <w:p w:rsidR="00000000" w:rsidDel="00000000" w:rsidP="00000000" w:rsidRDefault="00000000" w:rsidRPr="00000000" w14:paraId="00000070">
      <w:pPr>
        <w:numPr>
          <w:ilvl w:val="0"/>
          <w:numId w:val="5"/>
        </w:numPr>
        <w:ind w:left="720" w:hanging="360"/>
        <w:contextualSpacing w:val="1"/>
        <w:rPr/>
      </w:pPr>
      <w:r w:rsidDel="00000000" w:rsidR="00000000" w:rsidRPr="00000000">
        <w:rPr>
          <w:rtl w:val="0"/>
        </w:rPr>
        <w:t xml:space="preserve">Nemirow presentation:  Psychological  Phenomena  Hindering  Effective  Altruism  </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Charitable giving, more general</w:t>
      </w:r>
    </w:p>
    <w:p w:rsidR="00000000" w:rsidDel="00000000" w:rsidP="00000000" w:rsidRDefault="00000000" w:rsidRPr="00000000" w14:paraId="00000073">
      <w:pPr>
        <w:numPr>
          <w:ilvl w:val="0"/>
          <w:numId w:val="12"/>
        </w:numPr>
        <w:spacing w:after="140" w:lineRule="auto"/>
        <w:ind w:left="720" w:hanging="360"/>
        <w:contextualSpacing w:val="1"/>
        <w:rPr>
          <w:color w:val="777777"/>
          <w:sz w:val="20"/>
          <w:szCs w:val="20"/>
        </w:rPr>
      </w:pPr>
      <w:hyperlink r:id="rId17">
        <w:r w:rsidDel="00000000" w:rsidR="00000000" w:rsidRPr="00000000">
          <w:rPr>
            <w:color w:val="1155cc"/>
            <w:u w:val="single"/>
            <w:rtl w:val="0"/>
          </w:rPr>
          <w:t xml:space="preserve">Bekkers and Wiepking, (2011). "A Literature Review of Empirical Studies of Philanthropy: Eight Mechanisms That Drive Charitable Giving” esp “Part 2: why do people give”; Nonprofit and Voluntary Sector Quarterly</w:t>
        </w:r>
      </w:hyperlink>
      <w:r w:rsidDel="00000000" w:rsidR="00000000" w:rsidRPr="00000000">
        <w:rPr>
          <w:rtl w:val="0"/>
        </w:rPr>
        <w:t xml:space="preserve">: “awareness of need,” “solicitation,” “costs and benefits,” “altruism,” “reputation,” “psychological benefits,” “values,” and “efficacy.”</w:t>
      </w:r>
      <w:r w:rsidDel="00000000" w:rsidR="00000000" w:rsidRPr="00000000">
        <w:fldChar w:fldCharType="begin"/>
        <w:instrText xml:space="preserve"> HYPERLINK "http://www.wiepking.com/papers/BekkersWiepking_2011_NVSQ.pdf" </w:instrText>
        <w:fldChar w:fldCharType="separate"/>
      </w:r>
      <w:r w:rsidDel="00000000" w:rsidR="00000000" w:rsidRPr="00000000">
        <w:rPr>
          <w:rtl w:val="0"/>
        </w:rPr>
      </w:r>
    </w:p>
    <w:p w:rsidR="00000000" w:rsidDel="00000000" w:rsidP="00000000" w:rsidRDefault="00000000" w:rsidRPr="00000000" w14:paraId="00000074">
      <w:pPr>
        <w:numPr>
          <w:ilvl w:val="0"/>
          <w:numId w:val="12"/>
        </w:numPr>
        <w:spacing w:after="140" w:lineRule="auto"/>
        <w:ind w:left="720" w:hanging="360"/>
        <w:contextualSpacing w:val="1"/>
        <w:rPr>
          <w:color w:val="777777"/>
          <w:sz w:val="20"/>
          <w:szCs w:val="20"/>
        </w:rPr>
      </w:pPr>
      <w:r w:rsidDel="00000000" w:rsidR="00000000" w:rsidRPr="00000000">
        <w:fldChar w:fldCharType="end"/>
      </w:r>
      <w:r w:rsidDel="00000000" w:rsidR="00000000" w:rsidRPr="00000000">
        <w:rPr>
          <w:rtl w:val="0"/>
        </w:rPr>
        <w:t xml:space="preserve">Andreoni and Payne (2013). Chapter 1 “Charitable Giving” in Auerbach, Alan J., et al., eds. Handbook of Public Economics. Vol. 5. Newnes;</w:t>
      </w:r>
    </w:p>
    <w:p w:rsidR="00000000" w:rsidDel="00000000" w:rsidP="00000000" w:rsidRDefault="00000000" w:rsidRPr="00000000" w14:paraId="00000075">
      <w:pPr>
        <w:numPr>
          <w:ilvl w:val="0"/>
          <w:numId w:val="12"/>
        </w:numPr>
        <w:spacing w:after="140" w:lineRule="auto"/>
        <w:ind w:left="720" w:hanging="360"/>
        <w:contextualSpacing w:val="1"/>
        <w:rPr>
          <w:color w:val="777777"/>
          <w:sz w:val="20"/>
          <w:szCs w:val="20"/>
        </w:rPr>
      </w:pPr>
      <w:r w:rsidDel="00000000" w:rsidR="00000000" w:rsidRPr="00000000">
        <w:rPr>
          <w:rtl w:val="0"/>
        </w:rPr>
        <w:t xml:space="preserve">Andreoni (2006), “Philanthropy” in Handbook of Giving, Reciprocity and Altruism</w:t>
      </w:r>
    </w:p>
    <w:p w:rsidR="00000000" w:rsidDel="00000000" w:rsidP="00000000" w:rsidRDefault="00000000" w:rsidRPr="00000000" w14:paraId="00000076">
      <w:pPr>
        <w:numPr>
          <w:ilvl w:val="0"/>
          <w:numId w:val="12"/>
        </w:numPr>
        <w:spacing w:after="140" w:lineRule="auto"/>
        <w:ind w:left="720" w:hanging="360"/>
        <w:contextualSpacing w:val="1"/>
        <w:rPr>
          <w:color w:val="777777"/>
          <w:sz w:val="20"/>
          <w:szCs w:val="20"/>
        </w:rPr>
      </w:pPr>
      <w:r w:rsidDel="00000000" w:rsidR="00000000" w:rsidRPr="00000000">
        <w:rPr>
          <w:rtl w:val="0"/>
        </w:rPr>
        <w:t xml:space="preserve">“Gift giving: an interdisciplinary review” </w:t>
      </w:r>
      <w:hyperlink r:id="rId18">
        <w:r w:rsidDel="00000000" w:rsidR="00000000" w:rsidRPr="00000000">
          <w:rPr>
            <w:color w:val="1155cc"/>
            <w:u w:val="single"/>
            <w:rtl w:val="0"/>
          </w:rPr>
          <w:t xml:space="preserve">Sargent and Woodliffe</w:t>
        </w:r>
      </w:hyperlink>
      <w:r w:rsidDel="00000000" w:rsidR="00000000" w:rsidRPr="00000000">
        <w:rPr>
          <w:rtl w:val="0"/>
        </w:rPr>
        <w:t xml:space="preserve"> (2007), Nonprofit and Voluntary Sector Marketing</w:t>
      </w:r>
    </w:p>
    <w:p w:rsidR="00000000" w:rsidDel="00000000" w:rsidP="00000000" w:rsidRDefault="00000000" w:rsidRPr="00000000" w14:paraId="00000077">
      <w:pPr>
        <w:numPr>
          <w:ilvl w:val="0"/>
          <w:numId w:val="12"/>
        </w:numPr>
        <w:spacing w:after="140" w:lineRule="auto"/>
        <w:ind w:left="720" w:hanging="360"/>
        <w:contextualSpacing w:val="1"/>
        <w:rPr>
          <w:color w:val="777777"/>
          <w:sz w:val="20"/>
          <w:szCs w:val="20"/>
        </w:rPr>
      </w:pPr>
      <w:r w:rsidDel="00000000" w:rsidR="00000000" w:rsidRPr="00000000">
        <w:rPr>
          <w:rtl w:val="0"/>
        </w:rPr>
        <w:t xml:space="preserve">List (2011). Econ Perspectives or List (2008, ExpEcon), “Introduction to field experiments in economics with applications to the economics of charity”</w:t>
      </w:r>
    </w:p>
    <w:p w:rsidR="00000000" w:rsidDel="00000000" w:rsidP="00000000" w:rsidRDefault="00000000" w:rsidRPr="00000000" w14:paraId="00000078">
      <w:pPr>
        <w:numPr>
          <w:ilvl w:val="0"/>
          <w:numId w:val="12"/>
        </w:numPr>
        <w:spacing w:after="140" w:lineRule="auto"/>
        <w:ind w:left="720" w:hanging="360"/>
        <w:contextualSpacing w:val="1"/>
        <w:rPr>
          <w:color w:val="777777"/>
          <w:sz w:val="20"/>
          <w:szCs w:val="20"/>
        </w:rPr>
      </w:pPr>
      <w:r w:rsidDel="00000000" w:rsidR="00000000" w:rsidRPr="00000000">
        <w:rPr>
          <w:rtl w:val="0"/>
        </w:rPr>
        <w:t xml:space="preserve">Zagefka and James, 2015, “The Psychology of Charitable Donations to Disaster Victims and Beyond”, Social Issues and Policy Review</w:t>
      </w:r>
    </w:p>
    <w:p w:rsidR="00000000" w:rsidDel="00000000" w:rsidP="00000000" w:rsidRDefault="00000000" w:rsidRPr="00000000" w14:paraId="00000079">
      <w:pPr>
        <w:numPr>
          <w:ilvl w:val="0"/>
          <w:numId w:val="12"/>
        </w:numPr>
        <w:spacing w:after="140" w:lineRule="auto"/>
        <w:ind w:left="720" w:hanging="360"/>
        <w:contextualSpacing w:val="1"/>
        <w:rPr>
          <w:color w:val="777777"/>
          <w:sz w:val="20"/>
          <w:szCs w:val="20"/>
        </w:rPr>
      </w:pPr>
      <w:r w:rsidDel="00000000" w:rsidR="00000000" w:rsidRPr="00000000">
        <w:rPr>
          <w:rtl w:val="0"/>
        </w:rPr>
        <w:t xml:space="preserve">Also: Duncan (2004); Atkinson (2008)</w:t>
      </w:r>
    </w:p>
    <w:p w:rsidR="00000000" w:rsidDel="00000000" w:rsidP="00000000" w:rsidRDefault="00000000" w:rsidRPr="00000000" w14:paraId="0000007A">
      <w:pPr>
        <w:spacing w:after="140" w:lineRule="auto"/>
        <w:contextualSpacing w:val="0"/>
        <w:rPr/>
      </w:pPr>
      <w:r w:rsidDel="00000000" w:rsidR="00000000" w:rsidRPr="00000000">
        <w:rPr>
          <w:rtl w:val="0"/>
        </w:rPr>
        <w:t xml:space="preserve">...Less academic:</w:t>
      </w:r>
    </w:p>
    <w:p w:rsidR="00000000" w:rsidDel="00000000" w:rsidP="00000000" w:rsidRDefault="00000000" w:rsidRPr="00000000" w14:paraId="0000007B">
      <w:pPr>
        <w:numPr>
          <w:ilvl w:val="0"/>
          <w:numId w:val="10"/>
        </w:numPr>
        <w:spacing w:after="140" w:lineRule="auto"/>
        <w:ind w:left="720" w:hanging="360"/>
        <w:contextualSpacing w:val="1"/>
        <w:rPr>
          <w:sz w:val="20"/>
          <w:szCs w:val="20"/>
        </w:rPr>
      </w:pPr>
      <w:r w:rsidDel="00000000" w:rsidR="00000000" w:rsidRPr="00000000">
        <w:fldChar w:fldCharType="begin"/>
        <w:instrText xml:space="preserve"> HYPERLINK "http://www.ideas42.org/wp-content/uploads/2016/06/Behavior-and-Charitable-Giving_ideas42.pdf" </w:instrText>
        <w:fldChar w:fldCharType="separate"/>
      </w:r>
      <w:r w:rsidDel="00000000" w:rsidR="00000000" w:rsidRPr="00000000">
        <w:rPr>
          <w:color w:val="1155cc"/>
          <w:u w:val="single"/>
          <w:rtl w:val="0"/>
        </w:rPr>
        <w:t xml:space="preserve">Ideas42- Behavior and Charitable Giving</w:t>
      </w:r>
    </w:p>
    <w:p w:rsidR="00000000" w:rsidDel="00000000" w:rsidP="00000000" w:rsidRDefault="00000000" w:rsidRPr="00000000" w14:paraId="0000007C">
      <w:pPr>
        <w:numPr>
          <w:ilvl w:val="0"/>
          <w:numId w:val="10"/>
        </w:numPr>
        <w:spacing w:after="140" w:lineRule="auto"/>
        <w:ind w:left="720" w:hanging="360"/>
        <w:contextualSpacing w:val="1"/>
        <w:rPr>
          <w:sz w:val="20"/>
          <w:szCs w:val="20"/>
        </w:rPr>
      </w:pPr>
      <w:r w:rsidDel="00000000" w:rsidR="00000000" w:rsidRPr="00000000">
        <w:fldChar w:fldCharType="end"/>
      </w:r>
      <w:r w:rsidDel="00000000" w:rsidR="00000000" w:rsidRPr="00000000">
        <w:fldChar w:fldCharType="begin"/>
        <w:instrText xml:space="preserve"> HYPERLINK "http://spihub.org/resources/practice" </w:instrText>
        <w:fldChar w:fldCharType="separate"/>
      </w:r>
      <w:r w:rsidDel="00000000" w:rsidR="00000000" w:rsidRPr="00000000">
        <w:rPr>
          <w:color w:val="1155cc"/>
          <w:u w:val="single"/>
          <w:rtl w:val="0"/>
        </w:rPr>
        <w:t xml:space="preserve">Science of Philanthropy Initiative 'Practical Takeaways</w:t>
      </w:r>
    </w:p>
    <w:p w:rsidR="00000000" w:rsidDel="00000000" w:rsidP="00000000" w:rsidRDefault="00000000" w:rsidRPr="00000000" w14:paraId="0000007D">
      <w:pPr>
        <w:numPr>
          <w:ilvl w:val="0"/>
          <w:numId w:val="10"/>
        </w:numPr>
        <w:spacing w:after="140" w:lineRule="auto"/>
        <w:ind w:left="720" w:hanging="360"/>
        <w:contextualSpacing w:val="1"/>
        <w:rPr>
          <w:sz w:val="20"/>
          <w:szCs w:val="20"/>
        </w:rPr>
      </w:pPr>
      <w:r w:rsidDel="00000000" w:rsidR="00000000" w:rsidRPr="00000000">
        <w:fldChar w:fldCharType="end"/>
      </w:r>
      <w:r w:rsidDel="00000000" w:rsidR="00000000" w:rsidRPr="00000000">
        <w:fldChar w:fldCharType="begin"/>
        <w:instrText xml:space="preserve"> HYPERLINK "http://www.behaviouralinsights.co.uk/publications/applying-behavioural-insights-to-charitable-giving/" </w:instrText>
        <w:fldChar w:fldCharType="separate"/>
      </w:r>
      <w:r w:rsidDel="00000000" w:rsidR="00000000" w:rsidRPr="00000000">
        <w:rPr>
          <w:color w:val="1155cc"/>
          <w:u w:val="single"/>
          <w:rtl w:val="0"/>
        </w:rPr>
        <w:t xml:space="preserve">Behavioural Insights Team (2013), “Applying Behavioural Insights to Charitable Giving.”</w:t>
      </w:r>
    </w:p>
    <w:p w:rsidR="00000000" w:rsidDel="00000000" w:rsidP="00000000" w:rsidRDefault="00000000" w:rsidRPr="00000000" w14:paraId="0000007E">
      <w:pPr>
        <w:contextualSpacing w:val="0"/>
        <w:rPr/>
      </w:pPr>
      <w:r w:rsidDel="00000000" w:rsidR="00000000" w:rsidRPr="00000000">
        <w:fldChar w:fldCharType="end"/>
      </w:r>
      <w:commentRangeStart w:id="5"/>
      <w:r w:rsidDel="00000000" w:rsidR="00000000" w:rsidRPr="00000000">
        <w:rPr>
          <w:rtl w:val="0"/>
        </w:rPr>
        <w:t xml:space="preserve">+</w:t>
      </w:r>
      <w:commentRangeEnd w:id="5"/>
      <w:r w:rsidDel="00000000" w:rsidR="00000000" w:rsidRPr="00000000">
        <w:commentReference w:id="5"/>
      </w:r>
      <w:r w:rsidDel="00000000" w:rsidR="00000000" w:rsidRPr="00000000">
        <w:rPr>
          <w:rtl w:val="0"/>
        </w:rPr>
        <w:t xml:space="preserv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80">
      <w:pPr>
        <w:pStyle w:val="Heading1"/>
        <w:numPr>
          <w:ilvl w:val="0"/>
          <w:numId w:val="7"/>
        </w:numPr>
        <w:tabs>
          <w:tab w:val="left" w:pos="0"/>
        </w:tabs>
        <w:rPr>
          <w:rFonts w:ascii="Cormorant Garamond" w:cs="Cormorant Garamond" w:eastAsia="Cormorant Garamond" w:hAnsi="Cormorant Garamond"/>
        </w:rPr>
      </w:pPr>
      <w:bookmarkStart w:colFirst="0" w:colLast="0" w:name="_7xicvi7f1mlm" w:id="8"/>
      <w:bookmarkEnd w:id="8"/>
      <w:commentRangeStart w:id="6"/>
      <w:r w:rsidDel="00000000" w:rsidR="00000000" w:rsidRPr="00000000">
        <w:rPr>
          <w:rtl w:val="0"/>
        </w:rPr>
        <w:t xml:space="preserve">​2.​ Explaining the puzzle: Barriers to EA giving and potential responses, evidence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1">
      <w:pPr>
        <w:tabs>
          <w:tab w:val="left" w:pos="0"/>
        </w:tabs>
        <w:contextualSpacing w:val="0"/>
        <w:rPr/>
      </w:pPr>
      <w:r w:rsidDel="00000000" w:rsidR="00000000" w:rsidRPr="00000000">
        <w:rPr>
          <w:rtl w:val="0"/>
        </w:rPr>
      </w:r>
    </w:p>
    <w:p w:rsidR="00000000" w:rsidDel="00000000" w:rsidP="00000000" w:rsidRDefault="00000000" w:rsidRPr="00000000" w14:paraId="00000082">
      <w:pPr>
        <w:pStyle w:val="Heading2"/>
        <w:numPr>
          <w:ilvl w:val="0"/>
          <w:numId w:val="7"/>
        </w:numPr>
        <w:tabs>
          <w:tab w:val="left" w:pos="0"/>
        </w:tabs>
        <w:rPr>
          <w:u w:val="none"/>
        </w:rPr>
      </w:pPr>
      <w:bookmarkStart w:colFirst="0" w:colLast="0" w:name="_6cmqzb8sj4rj" w:id="9"/>
      <w:bookmarkEnd w:id="9"/>
      <w:commentRangeStart w:id="7"/>
      <w:r w:rsidDel="00000000" w:rsidR="00000000" w:rsidRPr="00000000">
        <w:rPr>
          <w:u w:val="none"/>
          <w:rtl w:val="0"/>
        </w:rPr>
        <w:t xml:space="preserve">​2.1.​ A major underlying issue: Are charities in competition? Is the ineffective giving reducing effective giving? Ask people to give to EA charity </w:t>
      </w:r>
      <w:r w:rsidDel="00000000" w:rsidR="00000000" w:rsidRPr="00000000">
        <w:rPr>
          <w:rtl w:val="0"/>
        </w:rPr>
        <w:t xml:space="preserve">“</w:t>
      </w:r>
      <w:r w:rsidDel="00000000" w:rsidR="00000000" w:rsidRPr="00000000">
        <w:rPr>
          <w:u w:val="none"/>
          <w:rtl w:val="0"/>
        </w:rPr>
        <w:t xml:space="preserve">instead</w:t>
      </w:r>
      <w:r w:rsidDel="00000000" w:rsidR="00000000" w:rsidRPr="00000000">
        <w:rPr>
          <w:rtl w:val="0"/>
        </w:rPr>
        <w:t xml:space="preserve">”</w:t>
      </w:r>
      <w:r w:rsidDel="00000000" w:rsidR="00000000" w:rsidRPr="00000000">
        <w:rPr>
          <w:u w:val="none"/>
          <w:rtl w:val="0"/>
        </w:rPr>
        <w:t xml:space="preserve">? [discussion and evidence]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3">
      <w:pPr>
        <w:spacing w:after="86" w:before="86" w:lineRule="auto"/>
        <w:contextualSpacing w:val="0"/>
        <w:rPr/>
      </w:pPr>
      <w:r w:rsidDel="00000000" w:rsidR="00000000" w:rsidRPr="00000000">
        <w:rPr>
          <w:rtl w:val="0"/>
        </w:rPr>
        <w:t xml:space="preserve">Does one ask (or donation) crowd out another... when and how? This is critical to understanding the extent to which gains can be achieved by getting people to 'switch' from other charities. To the extent this is the case, factors driving giving to the non-EA charities, especially local obligations (e.g., neighbors pressure you to give to local orgs) themselves represent barriers to EA giving (see below).</w:t>
      </w:r>
    </w:p>
    <w:p w:rsidR="00000000" w:rsidDel="00000000" w:rsidP="00000000" w:rsidRDefault="00000000" w:rsidRPr="00000000" w14:paraId="00000084">
      <w:pPr>
        <w:spacing w:after="86" w:before="86" w:lineRule="auto"/>
        <w:contextualSpacing w:val="0"/>
        <w:rPr/>
      </w:pPr>
      <w:r w:rsidDel="00000000" w:rsidR="00000000" w:rsidRPr="00000000">
        <w:rPr>
          <w:rtl w:val="0"/>
        </w:rPr>
        <w:t xml:space="preserve">(David Reinstein has a simultaneous research project on this 'expenditure substitution' question; can ‘paste extract’ here].)</w:t>
      </w:r>
    </w:p>
    <w:p w:rsidR="00000000" w:rsidDel="00000000" w:rsidP="00000000" w:rsidRDefault="00000000" w:rsidRPr="00000000" w14:paraId="00000085">
      <w:pPr>
        <w:spacing w:after="86" w:before="86" w:lineRule="auto"/>
        <w:contextualSpacing w:val="0"/>
        <w:rPr/>
      </w:pPr>
      <w:r w:rsidDel="00000000" w:rsidR="00000000" w:rsidRPr="00000000">
        <w:rPr>
          <w:rtl w:val="0"/>
        </w:rPr>
        <w:t xml:space="preserve">(Reinstein, '10), (Meer, '17), Donkers2017, Diepen2009, scharf2015disaster, reinstein2010does, meer_2017, deryugina2015causes, Harwell, van2009does, reinstein2010substitution</w:t>
      </w:r>
    </w:p>
    <w:p w:rsidR="00000000" w:rsidDel="00000000" w:rsidP="00000000" w:rsidRDefault="00000000" w:rsidRPr="00000000" w14:paraId="00000086">
      <w:pPr>
        <w:pStyle w:val="Heading2"/>
        <w:numPr>
          <w:ilvl w:val="0"/>
          <w:numId w:val="7"/>
        </w:numPr>
        <w:tabs>
          <w:tab w:val="left" w:pos="0"/>
        </w:tabs>
        <w:rPr>
          <w:sz w:val="28"/>
          <w:szCs w:val="28"/>
          <w:u w:val="none"/>
        </w:rPr>
      </w:pPr>
      <w:bookmarkStart w:colFirst="0" w:colLast="0" w:name="_dto2wbbyjh26" w:id="10"/>
      <w:bookmarkEnd w:id="10"/>
      <w:r w:rsidDel="00000000" w:rsidR="00000000" w:rsidRPr="00000000">
        <w:rPr>
          <w:u w:val="none"/>
          <w:rtl w:val="0"/>
        </w:rPr>
        <w:t xml:space="preserve">​2.2.​ Barriers considered (economic, psychological, systemic)</w:t>
      </w:r>
    </w:p>
    <w:p w:rsidR="00000000" w:rsidDel="00000000" w:rsidP="00000000" w:rsidRDefault="00000000" w:rsidRPr="00000000" w14:paraId="00000087">
      <w:pPr>
        <w:numPr>
          <w:ilvl w:val="0"/>
          <w:numId w:val="7"/>
        </w:numPr>
        <w:tabs>
          <w:tab w:val="left" w:pos="0"/>
        </w:tabs>
        <w:ind w:left="0" w:firstLine="0"/>
      </w:pPr>
      <w:r w:rsidDel="00000000" w:rsidR="00000000" w:rsidRPr="00000000">
        <w:rPr>
          <w:rtl w:val="0"/>
        </w:rPr>
        <w:t xml:space="preserve">As noted above, if people have fundamental Utilitarian preferences and values,</w:t>
      </w:r>
      <w:r w:rsidDel="00000000" w:rsidR="00000000" w:rsidRPr="00000000">
        <w:rPr>
          <w:vertAlign w:val="superscript"/>
        </w:rPr>
        <w:footnoteReference w:customMarkFollows="0" w:id="0"/>
      </w:r>
      <w:r w:rsidDel="00000000" w:rsidR="00000000" w:rsidRPr="00000000">
        <w:rPr>
          <w:rtl w:val="0"/>
        </w:rPr>
        <w:t xml:space="preserve"> then the charitable giving patterns present a puzzle. We might consider what “barriers” are preventing people from being effective Utilitarians. Below, we discuss conceptual and functional categorizations. The conceptual categorization is more theoretically rigorous, but implies a great deal of overlap and ambiguity for particular cases; we thus use the functional categorization in presenting the practical barriers and evidence.</w:t>
      </w:r>
    </w:p>
    <w:p w:rsidR="00000000" w:rsidDel="00000000" w:rsidP="00000000" w:rsidRDefault="00000000" w:rsidRPr="00000000" w14:paraId="00000088">
      <w:pPr>
        <w:pStyle w:val="Heading3"/>
        <w:numPr>
          <w:ilvl w:val="0"/>
          <w:numId w:val="7"/>
        </w:numPr>
        <w:tabs>
          <w:tab w:val="left" w:pos="0"/>
        </w:tabs>
        <w:rPr/>
      </w:pPr>
      <w:bookmarkStart w:colFirst="0" w:colLast="0" w:name="_r5xbgpsugwg1" w:id="11"/>
      <w:bookmarkEnd w:id="11"/>
      <w:r w:rsidDel="00000000" w:rsidR="00000000" w:rsidRPr="00000000">
        <w:rPr>
          <w:rtl w:val="0"/>
        </w:rPr>
        <w:t xml:space="preserve">​2.2.1.​ Conceptual classifications of barriers to EG</w:t>
      </w:r>
    </w:p>
    <w:p w:rsidR="00000000" w:rsidDel="00000000" w:rsidP="00000000" w:rsidRDefault="00000000" w:rsidRPr="00000000" w14:paraId="00000089">
      <w:pPr>
        <w:numPr>
          <w:ilvl w:val="0"/>
          <w:numId w:val="7"/>
        </w:numPr>
        <w:tabs>
          <w:tab w:val="left" w:pos="0"/>
        </w:tabs>
        <w:ind w:left="0" w:firstLine="0"/>
      </w:pPr>
      <w:r w:rsidDel="00000000" w:rsidR="00000000" w:rsidRPr="00000000">
        <w:rPr>
          <w:rtl w:val="0"/>
        </w:rPr>
        <w:t xml:space="preserve">We briefly consider the process and elements that would lead people to or away from </w:t>
      </w:r>
      <w:commentRangeStart w:id="8"/>
      <w:r w:rsidDel="00000000" w:rsidR="00000000" w:rsidRPr="00000000">
        <w:rPr>
          <w:rtl w:val="0"/>
        </w:rPr>
        <w:t xml:space="preserve">EA behavior.</w:t>
      </w:r>
      <w:commentRangeEnd w:id="8"/>
      <w:r w:rsidDel="00000000" w:rsidR="00000000" w:rsidRPr="00000000">
        <w:commentReference w:id="8"/>
      </w:r>
      <w:r w:rsidDel="00000000" w:rsidR="00000000" w:rsidRPr="00000000">
        <w:rPr>
          <w:rtl w:val="0"/>
        </w:rPr>
        <w:t xml:space="preserve"> Essentially, people must deeply want to be EA, they must be aware of both the idea of EA and the evidence, they must be able within their society’s constraints to donate effectively, they must be adept at choosing efficiently, and their emotions must not override their cognition.</w:t>
      </w:r>
    </w:p>
    <w:p w:rsidR="00000000" w:rsidDel="00000000" w:rsidP="00000000" w:rsidRDefault="00000000" w:rsidRPr="00000000" w14:paraId="0000008A">
      <w:pPr>
        <w:numPr>
          <w:ilvl w:val="0"/>
          <w:numId w:val="7"/>
        </w:numPr>
        <w:tabs>
          <w:tab w:val="left" w:pos="0"/>
        </w:tabs>
        <w:ind w:left="0" w:firstLine="0"/>
        <w:rPr>
          <w:i w:val="1"/>
          <w:u w:val="none"/>
        </w:rPr>
      </w:pPr>
      <w:r w:rsidDel="00000000" w:rsidR="00000000" w:rsidRPr="00000000">
        <w:rPr>
          <w:rtl w:val="0"/>
        </w:rPr>
      </w:r>
    </w:p>
    <w:p w:rsidR="00000000" w:rsidDel="00000000" w:rsidP="00000000" w:rsidRDefault="00000000" w:rsidRPr="00000000" w14:paraId="0000008B">
      <w:pPr>
        <w:numPr>
          <w:ilvl w:val="0"/>
          <w:numId w:val="7"/>
        </w:numPr>
        <w:tabs>
          <w:tab w:val="left" w:pos="0"/>
        </w:tabs>
        <w:ind w:left="0" w:firstLine="0"/>
      </w:pPr>
      <w:r w:rsidDel="00000000" w:rsidR="00000000" w:rsidRPr="00000000">
        <w:rPr>
          <w:rtl w:val="0"/>
        </w:rPr>
        <w:t xml:space="preserve">Base values may be non-utilitarian (a ‘barrier’ not a ‘bias’): "People may fundamentally not be Utilitarian in their values and goals. Thus they may not even try to maximize others' well-being in their charitable giving, even when acting analytically and consciously. They may be parochial, they may want to signal particular traits, or they may have other motives entirely</w:t>
      </w:r>
    </w:p>
    <w:p w:rsidR="00000000" w:rsidDel="00000000" w:rsidP="00000000" w:rsidRDefault="00000000" w:rsidRPr="00000000" w14:paraId="0000008C">
      <w:pPr>
        <w:numPr>
          <w:ilvl w:val="0"/>
          <w:numId w:val="7"/>
        </w:numPr>
        <w:tabs>
          <w:tab w:val="left" w:pos="0"/>
        </w:tabs>
        <w:rPr/>
      </w:pPr>
      <w:r w:rsidDel="00000000" w:rsidR="00000000" w:rsidRPr="00000000">
        <w:rPr>
          <w:rtl w:val="0"/>
        </w:rPr>
      </w:r>
    </w:p>
    <w:p w:rsidR="00000000" w:rsidDel="00000000" w:rsidP="00000000" w:rsidRDefault="00000000" w:rsidRPr="00000000" w14:paraId="0000008D">
      <w:pPr>
        <w:numPr>
          <w:ilvl w:val="0"/>
          <w:numId w:val="7"/>
        </w:numPr>
        <w:tabs>
          <w:tab w:val="left" w:pos="0"/>
        </w:tabs>
        <w:rPr/>
      </w:pPr>
      <w:r w:rsidDel="00000000" w:rsidR="00000000" w:rsidRPr="00000000">
        <w:rPr>
          <w:rtl w:val="0"/>
        </w:rPr>
        <w:t xml:space="preserve">Misinformation/lack of awareness (of needs/effectiveness and/or of utilitarian arguments)</w:t>
      </w:r>
    </w:p>
    <w:p w:rsidR="00000000" w:rsidDel="00000000" w:rsidP="00000000" w:rsidRDefault="00000000" w:rsidRPr="00000000" w14:paraId="0000008E">
      <w:pPr>
        <w:tabs>
          <w:tab w:val="left" w:pos="0"/>
        </w:tabs>
        <w:contextualSpacing w:val="0"/>
        <w:rPr/>
      </w:pPr>
      <w:r w:rsidDel="00000000" w:rsidR="00000000" w:rsidRPr="00000000">
        <w:rPr>
          <w:rtl w:val="0"/>
        </w:rPr>
      </w:r>
    </w:p>
    <w:p w:rsidR="00000000" w:rsidDel="00000000" w:rsidP="00000000" w:rsidRDefault="00000000" w:rsidRPr="00000000" w14:paraId="0000008F">
      <w:pPr>
        <w:numPr>
          <w:ilvl w:val="0"/>
          <w:numId w:val="7"/>
        </w:numPr>
        <w:tabs>
          <w:tab w:val="left" w:pos="0"/>
        </w:tabs>
        <w:rPr/>
      </w:pPr>
      <w:r w:rsidDel="00000000" w:rsidR="00000000" w:rsidRPr="00000000">
        <w:rPr>
          <w:rtl w:val="0"/>
        </w:rPr>
        <w:t xml:space="preserve">Systemic: Social, economic, and institutional factors impede effective giving (even if people are utilitarians and want and know how to be effective) </w:t>
      </w:r>
    </w:p>
    <w:p w:rsidR="00000000" w:rsidDel="00000000" w:rsidP="00000000" w:rsidRDefault="00000000" w:rsidRPr="00000000" w14:paraId="00000090">
      <w:pPr>
        <w:tabs>
          <w:tab w:val="left" w:pos="0"/>
        </w:tabs>
        <w:contextualSpacing w:val="0"/>
        <w:rPr/>
      </w:pPr>
      <w:r w:rsidDel="00000000" w:rsidR="00000000" w:rsidRPr="00000000">
        <w:rPr>
          <w:rtl w:val="0"/>
        </w:rPr>
      </w:r>
    </w:p>
    <w:p w:rsidR="00000000" w:rsidDel="00000000" w:rsidP="00000000" w:rsidRDefault="00000000" w:rsidRPr="00000000" w14:paraId="00000091">
      <w:pPr>
        <w:numPr>
          <w:ilvl w:val="0"/>
          <w:numId w:val="7"/>
        </w:numPr>
        <w:tabs>
          <w:tab w:val="left" w:pos="0"/>
        </w:tabs>
        <w:ind w:left="0" w:firstLine="0"/>
      </w:pPr>
      <w:r w:rsidDel="00000000" w:rsidR="00000000" w:rsidRPr="00000000">
        <w:rPr>
          <w:rtl w:val="0"/>
        </w:rPr>
      </w:r>
    </w:p>
    <w:p w:rsidR="00000000" w:rsidDel="00000000" w:rsidP="00000000" w:rsidRDefault="00000000" w:rsidRPr="00000000" w14:paraId="00000092">
      <w:pPr>
        <w:numPr>
          <w:ilvl w:val="0"/>
          <w:numId w:val="7"/>
        </w:numPr>
        <w:tabs>
          <w:tab w:val="left" w:pos="0"/>
        </w:tabs>
        <w:ind w:left="0" w:firstLine="0"/>
      </w:pPr>
      <w:r w:rsidDel="00000000" w:rsidR="00000000" w:rsidRPr="00000000">
        <w:rPr>
          <w:rtl w:val="0"/>
        </w:rPr>
        <w:t xml:space="preserve">Judgement/cognition failures: (even if utilitarian), in using system-II to maximize, they make mistakes and do this sub-optimally, due to misperceptions, cognitive biases, logical errors. They do this in ways that particularly make them less effective (although, by definition, any departure from maximization does this somewhat). Some biases tend to hurt more effective charities in particular. We will focus on those biases that have a particular impact given the current mis-allocation. We pose the thought-experiment/heuristic “(addressing) which biases will have the greatest impact on effective giving?” (“If we could snap our fingers and remove this barrier from the world, would this disproportionately increase giving to Effective Charities?) </w:t>
      </w:r>
    </w:p>
    <w:p w:rsidR="00000000" w:rsidDel="00000000" w:rsidP="00000000" w:rsidRDefault="00000000" w:rsidRPr="00000000" w14:paraId="00000093">
      <w:pPr>
        <w:numPr>
          <w:ilvl w:val="0"/>
          <w:numId w:val="7"/>
        </w:numPr>
        <w:tabs>
          <w:tab w:val="left" w:pos="0"/>
        </w:tabs>
        <w:ind w:left="0" w:firstLine="0"/>
        <w:rPr>
          <w:u w:val="none"/>
        </w:rPr>
      </w:pPr>
      <w:r w:rsidDel="00000000" w:rsidR="00000000" w:rsidRPr="00000000">
        <w:rPr>
          <w:rtl w:val="0"/>
        </w:rPr>
      </w:r>
    </w:p>
    <w:p w:rsidR="00000000" w:rsidDel="00000000" w:rsidP="00000000" w:rsidRDefault="00000000" w:rsidRPr="00000000" w14:paraId="00000094">
      <w:pPr>
        <w:numPr>
          <w:ilvl w:val="0"/>
          <w:numId w:val="14"/>
        </w:numPr>
        <w:tabs>
          <w:tab w:val="left" w:pos="0"/>
        </w:tabs>
        <w:ind w:left="720" w:hanging="360"/>
        <w:contextualSpacing w:val="1"/>
        <w:rPr>
          <w:u w:val="none"/>
        </w:rPr>
      </w:pPr>
      <w:r w:rsidDel="00000000" w:rsidR="00000000" w:rsidRPr="00000000">
        <w:rPr>
          <w:rtl w:val="0"/>
        </w:rPr>
        <w:t xml:space="preserve">Limitations to processing information and understanding utilitarian maximization </w:t>
      </w:r>
    </w:p>
    <w:p w:rsidR="00000000" w:rsidDel="00000000" w:rsidP="00000000" w:rsidRDefault="00000000" w:rsidRPr="00000000" w14:paraId="00000095">
      <w:pPr>
        <w:numPr>
          <w:ilvl w:val="0"/>
          <w:numId w:val="2"/>
        </w:numPr>
        <w:tabs>
          <w:tab w:val="left" w:pos="0"/>
        </w:tabs>
        <w:ind w:left="720" w:hanging="360"/>
        <w:contextualSpacing w:val="1"/>
        <w:rPr/>
      </w:pPr>
      <w:r w:rsidDel="00000000" w:rsidR="00000000" w:rsidRPr="00000000">
        <w:rPr>
          <w:rtl w:val="0"/>
        </w:rPr>
        <w:t xml:space="preserve">Some biases/factors just move decisions away from effectiveness because they maximize on a different metric</w:t>
      </w:r>
    </w:p>
    <w:p w:rsidR="00000000" w:rsidDel="00000000" w:rsidP="00000000" w:rsidRDefault="00000000" w:rsidRPr="00000000" w14:paraId="00000096">
      <w:pPr>
        <w:numPr>
          <w:ilvl w:val="0"/>
          <w:numId w:val="2"/>
        </w:numPr>
        <w:tabs>
          <w:tab w:val="left" w:pos="0"/>
        </w:tabs>
        <w:ind w:left="720" w:hanging="360"/>
        <w:rPr/>
      </w:pPr>
      <w:r w:rsidDel="00000000" w:rsidR="00000000" w:rsidRPr="00000000">
        <w:rPr>
          <w:rtl w:val="0"/>
        </w:rPr>
        <w:t xml:space="preserve">Conceptual Barriers: Biases in perceiving impact (or in perceiving the importance of impact)</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97">
      <w:pPr>
        <w:tabs>
          <w:tab w:val="left" w:pos="0"/>
        </w:tabs>
        <w:contextualSpacing w:val="0"/>
        <w:rPr/>
      </w:pPr>
      <w:r w:rsidDel="00000000" w:rsidR="00000000" w:rsidRPr="00000000">
        <w:rPr>
          <w:rtl w:val="0"/>
        </w:rPr>
      </w:r>
    </w:p>
    <w:p w:rsidR="00000000" w:rsidDel="00000000" w:rsidP="00000000" w:rsidRDefault="00000000" w:rsidRPr="00000000" w14:paraId="00000098">
      <w:pPr>
        <w:numPr>
          <w:ilvl w:val="0"/>
          <w:numId w:val="7"/>
        </w:numPr>
        <w:tabs>
          <w:tab w:val="left" w:pos="0"/>
        </w:tabs>
        <w:ind w:left="0" w:firstLine="0"/>
      </w:pPr>
      <w:r w:rsidDel="00000000" w:rsidR="00000000" w:rsidRPr="00000000">
        <w:rPr>
          <w:rtl w:val="0"/>
        </w:rPr>
        <w:t xml:space="preserve">Emotion overrides cognition: System-1 hijacks and frustrates attempts to be analytical in making charitable decisions; relatedly, system-1 sustains generosity but it is turned off by switching to an analytical mode. Moral emotions not aligned to effectiveness (and 'crowding out'/moral licensing may exist) (Miller). </w:t>
      </w:r>
    </w:p>
    <w:p w:rsidR="00000000" w:rsidDel="00000000" w:rsidP="00000000" w:rsidRDefault="00000000" w:rsidRPr="00000000" w14:paraId="00000099">
      <w:pPr>
        <w:tabs>
          <w:tab w:val="left" w:pos="0"/>
        </w:tabs>
        <w:contextualSpacing w:val="0"/>
        <w:rPr/>
      </w:pPr>
      <w:r w:rsidDel="00000000" w:rsidR="00000000" w:rsidRPr="00000000">
        <w:rPr>
          <w:rtl w:val="0"/>
        </w:rPr>
      </w:r>
    </w:p>
    <w:p w:rsidR="00000000" w:rsidDel="00000000" w:rsidP="00000000" w:rsidRDefault="00000000" w:rsidRPr="00000000" w14:paraId="0000009A">
      <w:pPr>
        <w:pStyle w:val="Heading3"/>
        <w:tabs>
          <w:tab w:val="left" w:pos="0"/>
        </w:tabs>
        <w:contextualSpacing w:val="0"/>
        <w:rPr/>
      </w:pPr>
      <w:bookmarkStart w:colFirst="0" w:colLast="0" w:name="_i6olxcnv84ge" w:id="12"/>
      <w:bookmarkEnd w:id="12"/>
      <w:r w:rsidDel="00000000" w:rsidR="00000000" w:rsidRPr="00000000">
        <w:rPr>
          <w:rtl w:val="0"/>
        </w:rPr>
        <w:t xml:space="preserve">​2.2.2.​ Functional classification of barriers </w:t>
      </w:r>
    </w:p>
    <w:p w:rsidR="00000000" w:rsidDel="00000000" w:rsidP="00000000" w:rsidRDefault="00000000" w:rsidRPr="00000000" w14:paraId="0000009B">
      <w:pPr>
        <w:tabs>
          <w:tab w:val="left" w:pos="0"/>
        </w:tabs>
        <w:contextualSpacing w:val="0"/>
        <w:rPr/>
      </w:pPr>
      <w:r w:rsidDel="00000000" w:rsidR="00000000" w:rsidRPr="00000000">
        <w:rPr>
          <w:rtl w:val="0"/>
        </w:rPr>
        <w:t xml:space="preserve">The above conceptual definitions do not easily map into practical specific barriers</w:t>
      </w:r>
      <w:ins w:author="david reinstein" w:id="0" w:date="2018-07-05T14:16:20Z">
        <w:r w:rsidDel="00000000" w:rsidR="00000000" w:rsidRPr="00000000">
          <w:rPr>
            <w:rtl w:val="0"/>
          </w:rPr>
          <w:t xml:space="preserve"> and biases</w:t>
        </w:r>
      </w:ins>
      <w:r w:rsidDel="00000000" w:rsidR="00000000" w:rsidRPr="00000000">
        <w:rPr>
          <w:rtl w:val="0"/>
        </w:rPr>
        <w:t xml:space="preserve">; we thus offer a less theoretically-rigorous classification to aid exposition. (Here we do not discuss simple ‘non-utilitarian motives’).</w:t>
      </w:r>
    </w:p>
    <w:p w:rsidR="00000000" w:rsidDel="00000000" w:rsidP="00000000" w:rsidRDefault="00000000" w:rsidRPr="00000000" w14:paraId="0000009C">
      <w:pPr>
        <w:tabs>
          <w:tab w:val="left" w:pos="0"/>
        </w:tabs>
        <w:contextualSpacing w:val="0"/>
        <w:rPr/>
      </w:pPr>
      <w:r w:rsidDel="00000000" w:rsidR="00000000" w:rsidRPr="00000000">
        <w:rPr>
          <w:rtl w:val="0"/>
        </w:rPr>
      </w:r>
    </w:p>
    <w:p w:rsidR="00000000" w:rsidDel="00000000" w:rsidP="00000000" w:rsidRDefault="00000000" w:rsidRPr="00000000" w14:paraId="0000009D">
      <w:pPr>
        <w:tabs>
          <w:tab w:val="left" w:pos="0"/>
        </w:tabs>
        <w:contextualSpacing w:val="0"/>
        <w:rPr/>
      </w:pPr>
      <w:commentRangeStart w:id="9"/>
      <w:r w:rsidDel="00000000" w:rsidR="00000000" w:rsidRPr="00000000">
        <w:rPr>
          <w:rtl w:val="0"/>
        </w:rPr>
        <w:t xml:space="preserve">Awareness and consideration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E">
      <w:pPr>
        <w:tabs>
          <w:tab w:val="left" w:pos="0"/>
        </w:tabs>
        <w:contextualSpacing w:val="0"/>
        <w:rPr/>
      </w:pPr>
      <w:r w:rsidDel="00000000" w:rsidR="00000000" w:rsidRPr="00000000">
        <w:rPr>
          <w:rtl w:val="0"/>
        </w:rPr>
        <w:t xml:space="preserve">Whether a cause/charity is something people are aware of, feel is important/salient, and feel close to. </w:t>
      </w:r>
    </w:p>
    <w:p w:rsidR="00000000" w:rsidDel="00000000" w:rsidP="00000000" w:rsidRDefault="00000000" w:rsidRPr="00000000" w14:paraId="0000009F">
      <w:pPr>
        <w:tabs>
          <w:tab w:val="left" w:pos="0"/>
        </w:tabs>
        <w:contextualSpacing w:val="0"/>
        <w:rPr/>
      </w:pPr>
      <w:r w:rsidDel="00000000" w:rsidR="00000000" w:rsidRPr="00000000">
        <w:rPr>
          <w:rtl w:val="0"/>
        </w:rPr>
      </w:r>
    </w:p>
    <w:p w:rsidR="00000000" w:rsidDel="00000000" w:rsidP="00000000" w:rsidRDefault="00000000" w:rsidRPr="00000000" w14:paraId="000000A0">
      <w:pPr>
        <w:tabs>
          <w:tab w:val="left" w:pos="0"/>
        </w:tabs>
        <w:contextualSpacing w:val="0"/>
        <w:rPr/>
      </w:pPr>
      <w:r w:rsidDel="00000000" w:rsidR="00000000" w:rsidRPr="00000000">
        <w:rPr>
          <w:rtl w:val="0"/>
        </w:rPr>
        <w:t xml:space="preserve">Identity </w:t>
      </w:r>
    </w:p>
    <w:p w:rsidR="00000000" w:rsidDel="00000000" w:rsidP="00000000" w:rsidRDefault="00000000" w:rsidRPr="00000000" w14:paraId="000000A1">
      <w:pPr>
        <w:tabs>
          <w:tab w:val="left" w:pos="0"/>
        </w:tabs>
        <w:contextualSpacing w:val="0"/>
        <w:rPr/>
      </w:pPr>
      <w:r w:rsidDel="00000000" w:rsidR="00000000" w:rsidRPr="00000000">
        <w:rPr>
          <w:rtl w:val="0"/>
        </w:rPr>
        <w:t xml:space="preserve">Things that run against one's self-perception and how one believes others will will see you.</w:t>
      </w:r>
    </w:p>
    <w:p w:rsidR="00000000" w:rsidDel="00000000" w:rsidP="00000000" w:rsidRDefault="00000000" w:rsidRPr="00000000" w14:paraId="000000A2">
      <w:pPr>
        <w:tabs>
          <w:tab w:val="left" w:pos="0"/>
        </w:tabs>
        <w:contextualSpacing w:val="0"/>
        <w:rPr/>
      </w:pPr>
      <w:r w:rsidDel="00000000" w:rsidR="00000000" w:rsidRPr="00000000">
        <w:rPr>
          <w:rtl w:val="0"/>
        </w:rPr>
      </w:r>
    </w:p>
    <w:p w:rsidR="00000000" w:rsidDel="00000000" w:rsidP="00000000" w:rsidRDefault="00000000" w:rsidRPr="00000000" w14:paraId="000000A3">
      <w:pPr>
        <w:tabs>
          <w:tab w:val="left" w:pos="0"/>
        </w:tabs>
        <w:contextualSpacing w:val="0"/>
        <w:rPr/>
      </w:pPr>
      <w:r w:rsidDel="00000000" w:rsidR="00000000" w:rsidRPr="00000000">
        <w:rPr>
          <w:rtl w:val="0"/>
        </w:rPr>
        <w:t xml:space="preserve">Inertia and systemic/institutional; </w:t>
      </w:r>
      <w:commentRangeStart w:id="10"/>
      <w:r w:rsidDel="00000000" w:rsidR="00000000" w:rsidRPr="00000000">
        <w:rPr>
          <w:rtl w:val="0"/>
        </w:rPr>
        <w:t xml:space="preserve">Inherent</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4">
      <w:pPr>
        <w:tabs>
          <w:tab w:val="left" w:pos="0"/>
        </w:tabs>
        <w:contextualSpacing w:val="0"/>
        <w:rPr/>
      </w:pPr>
      <w:r w:rsidDel="00000000" w:rsidR="00000000" w:rsidRPr="00000000">
        <w:rPr>
          <w:rtl w:val="0"/>
        </w:rPr>
        <w:t xml:space="preserve">Factors limiting individual and social change in behavior</w:t>
      </w:r>
    </w:p>
    <w:p w:rsidR="00000000" w:rsidDel="00000000" w:rsidP="00000000" w:rsidRDefault="00000000" w:rsidRPr="00000000" w14:paraId="000000A5">
      <w:pPr>
        <w:tabs>
          <w:tab w:val="left" w:pos="0"/>
        </w:tabs>
        <w:contextualSpacing w:val="0"/>
        <w:rPr/>
      </w:pPr>
      <w:r w:rsidDel="00000000" w:rsidR="00000000" w:rsidRPr="00000000">
        <w:rPr>
          <w:rtl w:val="0"/>
        </w:rPr>
        <w:t xml:space="preserve">Longstanding or inherent societal and material factors</w:t>
      </w:r>
    </w:p>
    <w:p w:rsidR="00000000" w:rsidDel="00000000" w:rsidP="00000000" w:rsidRDefault="00000000" w:rsidRPr="00000000" w14:paraId="000000A6">
      <w:pPr>
        <w:tabs>
          <w:tab w:val="left" w:pos="0"/>
        </w:tabs>
        <w:contextualSpacing w:val="0"/>
        <w:rPr/>
      </w:pPr>
      <w:r w:rsidDel="00000000" w:rsidR="00000000" w:rsidRPr="00000000">
        <w:rPr>
          <w:rtl w:val="0"/>
        </w:rPr>
      </w:r>
    </w:p>
    <w:p w:rsidR="00000000" w:rsidDel="00000000" w:rsidP="00000000" w:rsidRDefault="00000000" w:rsidRPr="00000000" w14:paraId="000000A7">
      <w:pPr>
        <w:tabs>
          <w:tab w:val="left" w:pos="0"/>
        </w:tabs>
        <w:contextualSpacing w:val="0"/>
        <w:rPr/>
      </w:pPr>
      <w:r w:rsidDel="00000000" w:rsidR="00000000" w:rsidRPr="00000000">
        <w:rPr>
          <w:rtl w:val="0"/>
        </w:rPr>
        <w:t xml:space="preserve">Obstacles to doing evaluations (CBA is a component)</w:t>
      </w:r>
    </w:p>
    <w:p w:rsidR="00000000" w:rsidDel="00000000" w:rsidP="00000000" w:rsidRDefault="00000000" w:rsidRPr="00000000" w14:paraId="000000A8">
      <w:pPr>
        <w:tabs>
          <w:tab w:val="left" w:pos="0"/>
        </w:tabs>
        <w:contextualSpacing w:val="0"/>
        <w:rPr/>
      </w:pPr>
      <w:commentRangeStart w:id="11"/>
      <w:r w:rsidDel="00000000" w:rsidR="00000000" w:rsidRPr="00000000">
        <w:rPr>
          <w:rtl w:val="0"/>
        </w:rPr>
        <w:t xml:space="preserve">Things</w:t>
      </w:r>
      <w:commentRangeEnd w:id="11"/>
      <w:r w:rsidDel="00000000" w:rsidR="00000000" w:rsidRPr="00000000">
        <w:commentReference w:id="11"/>
      </w:r>
      <w:r w:rsidDel="00000000" w:rsidR="00000000" w:rsidRPr="00000000">
        <w:rPr>
          <w:rtl w:val="0"/>
        </w:rPr>
        <w:t xml:space="preserve"> that make people reluctant to evaluate and consider the effectiveness of charities, and ways that doing these evaluations reduce generosity.</w:t>
      </w:r>
    </w:p>
    <w:p w:rsidR="00000000" w:rsidDel="00000000" w:rsidP="00000000" w:rsidRDefault="00000000" w:rsidRPr="00000000" w14:paraId="000000A9">
      <w:pPr>
        <w:tabs>
          <w:tab w:val="left" w:pos="0"/>
        </w:tabs>
        <w:contextualSpacing w:val="0"/>
        <w:rPr/>
      </w:pPr>
      <w:r w:rsidDel="00000000" w:rsidR="00000000" w:rsidRPr="00000000">
        <w:rPr>
          <w:rtl w:val="0"/>
        </w:rPr>
      </w:r>
    </w:p>
    <w:p w:rsidR="00000000" w:rsidDel="00000000" w:rsidP="00000000" w:rsidRDefault="00000000" w:rsidRPr="00000000" w14:paraId="000000AA">
      <w:pPr>
        <w:tabs>
          <w:tab w:val="left" w:pos="0"/>
        </w:tabs>
        <w:contextualSpacing w:val="0"/>
        <w:rPr/>
      </w:pPr>
      <w:r w:rsidDel="00000000" w:rsidR="00000000" w:rsidRPr="00000000">
        <w:rPr>
          <w:rtl w:val="0"/>
        </w:rPr>
        <w:t xml:space="preserve">Quantitative biases</w:t>
      </w:r>
    </w:p>
    <w:p w:rsidR="00000000" w:rsidDel="00000000" w:rsidP="00000000" w:rsidRDefault="00000000" w:rsidRPr="00000000" w14:paraId="000000AB">
      <w:pPr>
        <w:tabs>
          <w:tab w:val="left" w:pos="0"/>
        </w:tabs>
        <w:contextualSpacing w:val="0"/>
        <w:rPr/>
      </w:pPr>
      <w:r w:rsidDel="00000000" w:rsidR="00000000" w:rsidRPr="00000000">
        <w:rPr>
          <w:rtl w:val="0"/>
        </w:rPr>
        <w:t xml:space="preserve">Problems dealing with numbers and making logical evaluations involving numbers, values and amounts. Common cognitive errors or intuitive and emotional reactions triggered in these contexts</w:t>
      </w:r>
    </w:p>
    <w:p w:rsidR="00000000" w:rsidDel="00000000" w:rsidP="00000000" w:rsidRDefault="00000000" w:rsidRPr="00000000" w14:paraId="000000AC">
      <w:pPr>
        <w:tabs>
          <w:tab w:val="left" w:pos="0"/>
        </w:tabs>
        <w:contextualSpacing w:val="0"/>
        <w:rPr/>
      </w:pPr>
      <w:r w:rsidDel="00000000" w:rsidR="00000000" w:rsidRPr="00000000">
        <w:rPr>
          <w:rtl w:val="0"/>
        </w:rPr>
      </w:r>
    </w:p>
    <w:p w:rsidR="00000000" w:rsidDel="00000000" w:rsidP="00000000" w:rsidRDefault="00000000" w:rsidRPr="00000000" w14:paraId="000000AD">
      <w:pPr>
        <w:pStyle w:val="Heading2"/>
        <w:numPr>
          <w:ilvl w:val="0"/>
          <w:numId w:val="7"/>
        </w:numPr>
        <w:tabs>
          <w:tab w:val="left" w:pos="0"/>
        </w:tabs>
        <w:rPr>
          <w:b w:val="1"/>
          <w:sz w:val="28"/>
          <w:szCs w:val="28"/>
          <w:u w:val="none"/>
        </w:rPr>
      </w:pPr>
      <w:bookmarkStart w:colFirst="0" w:colLast="0" w:name="_h4e51xeo2wo0" w:id="13"/>
      <w:bookmarkEnd w:id="13"/>
      <w:commentRangeStart w:id="12"/>
      <w:r w:rsidDel="00000000" w:rsidR="00000000" w:rsidRPr="00000000">
        <w:rPr>
          <w:u w:val="none"/>
          <w:rtl w:val="0"/>
        </w:rPr>
        <w:t xml:space="preserve">​2.3.​ Barrier: Awareness and consideration</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E">
      <w:pPr>
        <w:numPr>
          <w:ilvl w:val="0"/>
          <w:numId w:val="7"/>
        </w:numPr>
        <w:tabs>
          <w:tab w:val="left" w:pos="0"/>
        </w:tabs>
        <w:rPr/>
      </w:pPr>
      <w:r w:rsidDel="00000000" w:rsidR="00000000" w:rsidRPr="00000000">
        <w:rPr>
          <w:rtl w:val="0"/>
        </w:rPr>
        <w:t xml:space="preserve">(Whether a cause/charity is something people are aware of, feel is important/salient, and feel close to.)</w:t>
      </w:r>
    </w:p>
    <w:p w:rsidR="00000000" w:rsidDel="00000000" w:rsidP="00000000" w:rsidRDefault="00000000" w:rsidRPr="00000000" w14:paraId="000000AF">
      <w:pPr>
        <w:tabs>
          <w:tab w:val="left" w:pos="0"/>
        </w:tabs>
        <w:contextualSpacing w:val="0"/>
        <w:rPr/>
      </w:pPr>
      <w:r w:rsidDel="00000000" w:rsidR="00000000" w:rsidRPr="00000000">
        <w:rPr>
          <w:rtl w:val="0"/>
        </w:rPr>
      </w:r>
    </w:p>
    <w:p w:rsidR="00000000" w:rsidDel="00000000" w:rsidP="00000000" w:rsidRDefault="00000000" w:rsidRPr="00000000" w14:paraId="000000B0">
      <w:pPr>
        <w:pStyle w:val="Heading3"/>
        <w:tabs>
          <w:tab w:val="left" w:pos="0"/>
        </w:tabs>
        <w:contextualSpacing w:val="0"/>
        <w:rPr/>
      </w:pPr>
      <w:bookmarkStart w:colFirst="0" w:colLast="0" w:name="_lbkwiv86qb86" w:id="14"/>
      <w:bookmarkEnd w:id="14"/>
      <w:commentRangeStart w:id="13"/>
      <w:r w:rsidDel="00000000" w:rsidR="00000000" w:rsidRPr="00000000">
        <w:rPr>
          <w:rtl w:val="0"/>
        </w:rPr>
        <w:t xml:space="preserve">​2.3.1.​ Distance - Spatial/Physical: parochial altruism/ingroup bias</w:t>
      </w:r>
    </w:p>
    <w:p w:rsidR="00000000" w:rsidDel="00000000" w:rsidP="00000000" w:rsidRDefault="00000000" w:rsidRPr="00000000" w14:paraId="000000B1">
      <w:pPr>
        <w:pStyle w:val="Heading3"/>
        <w:tabs>
          <w:tab w:val="left" w:pos="0"/>
        </w:tabs>
        <w:contextualSpacing w:val="0"/>
        <w:rPr/>
      </w:pPr>
      <w:bookmarkStart w:colFirst="0" w:colLast="0" w:name="_lbkwiv86qb86" w:id="14"/>
      <w:bookmarkEnd w:id="14"/>
      <w:r w:rsidDel="00000000" w:rsidR="00000000" w:rsidRPr="00000000">
        <w:rPr>
          <w:rtl w:val="0"/>
        </w:rPr>
        <w:t xml:space="preserve">​2.3.2.​ Distance -  Temporal (future problems and people)</w:t>
      </w:r>
    </w:p>
    <w:p w:rsidR="00000000" w:rsidDel="00000000" w:rsidP="00000000" w:rsidRDefault="00000000" w:rsidRPr="00000000" w14:paraId="000000B2">
      <w:pPr>
        <w:pStyle w:val="Heading3"/>
        <w:tabs>
          <w:tab w:val="left" w:pos="0"/>
        </w:tabs>
        <w:contextualSpacing w:val="0"/>
        <w:rPr/>
      </w:pPr>
      <w:bookmarkStart w:colFirst="0" w:colLast="0" w:name="_lbkwiv86qb86" w:id="14"/>
      <w:bookmarkEnd w:id="14"/>
      <w:r w:rsidDel="00000000" w:rsidR="00000000" w:rsidRPr="00000000">
        <w:rPr>
          <w:rtl w:val="0"/>
        </w:rPr>
        <w:t xml:space="preserve">​2.3.3.​ Distance -  Social/Cultural (interpersonal and identity e.g., race, gender, age, etc)</w:t>
      </w:r>
    </w:p>
    <w:p w:rsidR="00000000" w:rsidDel="00000000" w:rsidP="00000000" w:rsidRDefault="00000000" w:rsidRPr="00000000" w14:paraId="000000B3">
      <w:pPr>
        <w:pStyle w:val="Heading3"/>
        <w:tabs>
          <w:tab w:val="left" w:pos="0"/>
        </w:tabs>
        <w:contextualSpacing w:val="0"/>
        <w:rPr/>
      </w:pPr>
      <w:bookmarkStart w:colFirst="0" w:colLast="0" w:name="_lbkwiv86qb86" w:id="14"/>
      <w:bookmarkEnd w:id="14"/>
      <w:r w:rsidDel="00000000" w:rsidR="00000000" w:rsidRPr="00000000">
        <w:rPr>
          <w:rtl w:val="0"/>
        </w:rPr>
        <w:t xml:space="preserve">​2.3.4.​ Distance -  Hypothetical (probability to happen)</w:t>
      </w:r>
    </w:p>
    <w:p w:rsidR="00000000" w:rsidDel="00000000" w:rsidP="00000000" w:rsidRDefault="00000000" w:rsidRPr="00000000" w14:paraId="000000B4">
      <w:pPr>
        <w:pStyle w:val="Heading3"/>
        <w:tabs>
          <w:tab w:val="left" w:pos="0"/>
        </w:tabs>
        <w:contextualSpacing w:val="0"/>
        <w:rPr/>
      </w:pPr>
      <w:bookmarkStart w:colFirst="0" w:colLast="0" w:name="_3aoa7zalpofq" w:id="15"/>
      <w:bookmarkEnd w:id="15"/>
      <w:r w:rsidDel="00000000" w:rsidR="00000000" w:rsidRPr="00000000">
        <w:rPr>
          <w:rtl w:val="0"/>
        </w:rPr>
        <w:t xml:space="preserve">​2.3.5.​ Distance -  Emotional (Small’s paper)</w:t>
      </w:r>
    </w:p>
    <w:p w:rsidR="00000000" w:rsidDel="00000000" w:rsidP="00000000" w:rsidRDefault="00000000" w:rsidRPr="00000000" w14:paraId="000000B5">
      <w:pPr>
        <w:pStyle w:val="Heading3"/>
        <w:tabs>
          <w:tab w:val="left" w:pos="0"/>
        </w:tabs>
        <w:contextualSpacing w:val="0"/>
        <w:rPr/>
      </w:pPr>
      <w:bookmarkStart w:colFirst="0" w:colLast="0" w:name="_tvem9kann1kd" w:id="16"/>
      <w:bookmarkEnd w:id="16"/>
      <w:r w:rsidDel="00000000" w:rsidR="00000000" w:rsidRPr="00000000">
        <w:rPr>
          <w:rtl w:val="0"/>
        </w:rPr>
        <w:t xml:space="preserve">​2.3.6.​ Consistent problems aren’t in the news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B6">
      <w:pPr>
        <w:pStyle w:val="Heading3"/>
        <w:tabs>
          <w:tab w:val="left" w:pos="0"/>
        </w:tabs>
        <w:contextualSpacing w:val="0"/>
        <w:rPr/>
      </w:pPr>
      <w:bookmarkStart w:colFirst="0" w:colLast="0" w:name="_g4a8cteiztyr" w:id="17"/>
      <w:bookmarkEnd w:id="17"/>
      <w:r w:rsidDel="00000000" w:rsidR="00000000" w:rsidRPr="00000000">
        <w:rPr>
          <w:rtl w:val="0"/>
        </w:rPr>
        <w:t xml:space="preserve">​2.3.7.​ Social/geographic distance attenuates empathy (and other motivators), aka, parochialism</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B7">
      <w:pPr>
        <w:ind w:left="720" w:firstLine="0"/>
        <w:contextualSpacing w:val="0"/>
        <w:rPr/>
      </w:pPr>
      <w:r w:rsidDel="00000000" w:rsidR="00000000" w:rsidRPr="00000000">
        <w:rPr>
          <w:rtl w:val="0"/>
        </w:rPr>
        <w:t xml:space="preserve">(Info enhancing) social closeness of recipient -</w:t>
      </w:r>
    </w:p>
    <w:p w:rsidR="00000000" w:rsidDel="00000000" w:rsidP="00000000" w:rsidRDefault="00000000" w:rsidRPr="00000000" w14:paraId="000000B8">
      <w:pPr>
        <w:spacing w:after="86" w:before="86" w:lineRule="auto"/>
        <w:ind w:left="720" w:firstLine="0"/>
        <w:contextualSpacing w:val="0"/>
        <w:rPr/>
      </w:pPr>
      <w:r w:rsidDel="00000000" w:rsidR="00000000" w:rsidRPr="00000000">
        <w:rPr>
          <w:rtl w:val="0"/>
        </w:rPr>
        <w:t xml:space="preserve">?cuddy_ea_2007 (Sudhir ea, '16)</w:t>
      </w:r>
    </w:p>
    <w:p w:rsidR="00000000" w:rsidDel="00000000" w:rsidP="00000000" w:rsidRDefault="00000000" w:rsidRPr="00000000" w14:paraId="000000B9">
      <w:pPr>
        <w:tabs>
          <w:tab w:val="left" w:pos="0"/>
        </w:tabs>
        <w:ind w:left="0" w:firstLine="0"/>
        <w:contextualSpacing w:val="0"/>
        <w:rPr/>
      </w:pPr>
      <w:r w:rsidDel="00000000" w:rsidR="00000000" w:rsidRPr="00000000">
        <w:rPr>
          <w:rtl w:val="0"/>
        </w:rPr>
      </w:r>
    </w:p>
    <w:p w:rsidR="00000000" w:rsidDel="00000000" w:rsidP="00000000" w:rsidRDefault="00000000" w:rsidRPr="00000000" w14:paraId="000000BA">
      <w:pPr>
        <w:pStyle w:val="Heading2"/>
        <w:numPr>
          <w:ilvl w:val="0"/>
          <w:numId w:val="7"/>
        </w:numPr>
        <w:tabs>
          <w:tab w:val="left" w:pos="0"/>
        </w:tabs>
        <w:rPr>
          <w:b w:val="1"/>
          <w:sz w:val="28"/>
          <w:szCs w:val="28"/>
          <w:u w:val="none"/>
        </w:rPr>
      </w:pPr>
      <w:bookmarkStart w:colFirst="0" w:colLast="0" w:name="_yum4m6bndcnn" w:id="18"/>
      <w:bookmarkEnd w:id="18"/>
      <w:r w:rsidDel="00000000" w:rsidR="00000000" w:rsidRPr="00000000">
        <w:rPr>
          <w:u w:val="none"/>
          <w:rtl w:val="0"/>
        </w:rPr>
        <w:t xml:space="preserve">​2.4.​ Barrier: Identity </w:t>
      </w:r>
    </w:p>
    <w:p w:rsidR="00000000" w:rsidDel="00000000" w:rsidP="00000000" w:rsidRDefault="00000000" w:rsidRPr="00000000" w14:paraId="000000BB">
      <w:pPr>
        <w:numPr>
          <w:ilvl w:val="0"/>
          <w:numId w:val="7"/>
        </w:numPr>
        <w:tabs>
          <w:tab w:val="left" w:pos="0"/>
        </w:tabs>
        <w:rPr/>
      </w:pPr>
      <w:r w:rsidDel="00000000" w:rsidR="00000000" w:rsidRPr="00000000">
        <w:rPr>
          <w:rtl w:val="0"/>
        </w:rPr>
        <w:t xml:space="preserve">(Things that run against one's self-perception and how one believes others will will see you.)</w:t>
      </w:r>
    </w:p>
    <w:p w:rsidR="00000000" w:rsidDel="00000000" w:rsidP="00000000" w:rsidRDefault="00000000" w:rsidRPr="00000000" w14:paraId="000000BC">
      <w:pPr>
        <w:pStyle w:val="Heading3"/>
        <w:numPr>
          <w:ilvl w:val="0"/>
          <w:numId w:val="7"/>
        </w:numPr>
        <w:tabs>
          <w:tab w:val="left" w:pos="0"/>
        </w:tabs>
        <w:rPr>
          <w:b w:val="1"/>
          <w:sz w:val="26"/>
          <w:szCs w:val="26"/>
        </w:rPr>
      </w:pPr>
      <w:bookmarkStart w:colFirst="0" w:colLast="0" w:name="_v8p72fa9vqyv" w:id="19"/>
      <w:bookmarkEnd w:id="19"/>
      <w:r w:rsidDel="00000000" w:rsidR="00000000" w:rsidRPr="00000000">
        <w:rPr>
          <w:rtl w:val="0"/>
        </w:rPr>
        <w:t xml:space="preserve">​2.4.1.​ Self-interest/local public good</w:t>
      </w:r>
    </w:p>
    <w:p w:rsidR="00000000" w:rsidDel="00000000" w:rsidP="00000000" w:rsidRDefault="00000000" w:rsidRPr="00000000" w14:paraId="000000BD">
      <w:pPr>
        <w:pStyle w:val="Heading3"/>
        <w:numPr>
          <w:ilvl w:val="0"/>
          <w:numId w:val="7"/>
        </w:numPr>
        <w:tabs>
          <w:tab w:val="left" w:pos="0"/>
        </w:tabs>
        <w:rPr>
          <w:b w:val="1"/>
          <w:sz w:val="26"/>
          <w:szCs w:val="26"/>
        </w:rPr>
      </w:pPr>
      <w:bookmarkStart w:colFirst="0" w:colLast="0" w:name="_bnwm6qba5jcf" w:id="20"/>
      <w:bookmarkEnd w:id="20"/>
      <w:commentRangeStart w:id="14"/>
      <w:r w:rsidDel="00000000" w:rsidR="00000000" w:rsidRPr="00000000">
        <w:rPr>
          <w:rtl w:val="0"/>
        </w:rPr>
        <w:t xml:space="preserve">​2.4.2.​ Cognitive dissonance [or is this ‘inertia’]</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E">
      <w:pPr>
        <w:pStyle w:val="Heading3"/>
        <w:numPr>
          <w:ilvl w:val="0"/>
          <w:numId w:val="7"/>
        </w:numPr>
        <w:tabs>
          <w:tab w:val="left" w:pos="0"/>
        </w:tabs>
        <w:rPr>
          <w:b w:val="1"/>
          <w:sz w:val="26"/>
          <w:szCs w:val="26"/>
        </w:rPr>
      </w:pPr>
      <w:bookmarkStart w:colFirst="0" w:colLast="0" w:name="_rjkmnyglsdvq" w:id="21"/>
      <w:bookmarkEnd w:id="21"/>
      <w:commentRangeStart w:id="15"/>
      <w:r w:rsidDel="00000000" w:rsidR="00000000" w:rsidRPr="00000000">
        <w:rPr>
          <w:rtl w:val="0"/>
        </w:rPr>
        <w:t xml:space="preserve">​2.4.3.​ Social perceptions and signaling empathy vs effectiveness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F">
      <w:pPr>
        <w:tabs>
          <w:tab w:val="left" w:pos="0"/>
        </w:tabs>
        <w:contextualSpacing w:val="0"/>
        <w:rPr/>
      </w:pPr>
      <w:r w:rsidDel="00000000" w:rsidR="00000000" w:rsidRPr="00000000">
        <w:rPr>
          <w:rtl w:val="0"/>
        </w:rPr>
      </w:r>
    </w:p>
    <w:p w:rsidR="00000000" w:rsidDel="00000000" w:rsidP="00000000" w:rsidRDefault="00000000" w:rsidRPr="00000000" w14:paraId="000000C0">
      <w:pPr>
        <w:spacing w:after="86" w:before="86" w:lineRule="auto"/>
        <w:contextualSpacing w:val="0"/>
        <w:rPr/>
      </w:pPr>
      <w:r w:rsidDel="00000000" w:rsidR="00000000" w:rsidRPr="00000000">
        <w:rPr>
          <w:rtl w:val="0"/>
        </w:rPr>
      </w:r>
    </w:p>
    <w:p w:rsidR="00000000" w:rsidDel="00000000" w:rsidP="00000000" w:rsidRDefault="00000000" w:rsidRPr="00000000" w14:paraId="000000C1">
      <w:pPr>
        <w:pStyle w:val="Heading3"/>
        <w:numPr>
          <w:ilvl w:val="1"/>
          <w:numId w:val="7"/>
        </w:numPr>
        <w:tabs>
          <w:tab w:val="left" w:pos="0"/>
        </w:tabs>
        <w:rPr/>
      </w:pPr>
      <w:bookmarkStart w:colFirst="0" w:colLast="0" w:name="_yjp3saekcslf" w:id="22"/>
      <w:bookmarkEnd w:id="22"/>
      <w:r w:rsidDel="00000000" w:rsidR="00000000" w:rsidRPr="00000000">
        <w:rPr>
          <w:rtl w:val="0"/>
        </w:rPr>
        <w:t xml:space="preserve">​2.4.4.​ [Not sure where this one belongs:] Barriers: Strong local appeals ('the ask'), social obligations to give locally, and need for “virtue-signaling” (and 'crowding out'/moral licensing may exist) </w:t>
      </w:r>
    </w:p>
    <w:p w:rsidR="00000000" w:rsidDel="00000000" w:rsidP="00000000" w:rsidRDefault="00000000" w:rsidRPr="00000000" w14:paraId="000000C2">
      <w:pPr>
        <w:numPr>
          <w:ilvl w:val="1"/>
          <w:numId w:val="7"/>
        </w:numPr>
        <w:tabs>
          <w:tab w:val="left" w:pos="0"/>
        </w:tabs>
        <w:rPr>
          <w:color w:val="91170a"/>
          <w:sz w:val="20"/>
          <w:szCs w:val="20"/>
        </w:rPr>
      </w:pPr>
      <w:r w:rsidDel="00000000" w:rsidR="00000000" w:rsidRPr="00000000">
        <w:rPr>
          <w:rtl w:val="0"/>
        </w:rPr>
        <w:t xml:space="preserve">- most of this belongs above we won’t completely separate factors determining ‘ask your neighbors’ from factors determining giving</w:t>
      </w:r>
    </w:p>
    <w:p w:rsidR="00000000" w:rsidDel="00000000" w:rsidP="00000000" w:rsidRDefault="00000000" w:rsidRPr="00000000" w14:paraId="000000C3">
      <w:pPr>
        <w:numPr>
          <w:ilvl w:val="1"/>
          <w:numId w:val="7"/>
        </w:numPr>
        <w:tabs>
          <w:tab w:val="left" w:pos="0"/>
        </w:tabs>
        <w:rPr>
          <w:color w:val="91170a"/>
          <w:sz w:val="20"/>
          <w:szCs w:val="20"/>
        </w:rPr>
      </w:pPr>
      <w:r w:rsidDel="00000000" w:rsidR="00000000" w:rsidRPr="00000000">
        <w:rPr>
          <w:rtl w:val="0"/>
        </w:rPr>
        <w:t xml:space="preserve">- However there is the ‘local public goods’ and self-interest issue</w:t>
      </w:r>
    </w:p>
    <w:p w:rsidR="00000000" w:rsidDel="00000000" w:rsidP="00000000" w:rsidRDefault="00000000" w:rsidRPr="00000000" w14:paraId="000000C4">
      <w:pPr>
        <w:ind w:left="720" w:firstLine="0"/>
        <w:contextualSpacing w:val="0"/>
        <w:rPr/>
      </w:pPr>
      <w:r w:rsidDel="00000000" w:rsidR="00000000" w:rsidRPr="00000000">
        <w:rPr>
          <w:rtl w:val="0"/>
        </w:rPr>
        <w:t xml:space="preserve">(Meer, '11)</w:t>
      </w:r>
    </w:p>
    <w:p w:rsidR="00000000" w:rsidDel="00000000" w:rsidP="00000000" w:rsidRDefault="00000000" w:rsidRPr="00000000" w14:paraId="000000C5">
      <w:pPr>
        <w:ind w:left="720" w:firstLine="0"/>
        <w:contextualSpacing w:val="0"/>
        <w:rPr/>
      </w:pPr>
      <w:r w:rsidDel="00000000" w:rsidR="00000000" w:rsidRPr="00000000">
        <w:rPr>
          <w:rtl w:val="0"/>
        </w:rPr>
      </w:r>
    </w:p>
    <w:p w:rsidR="00000000" w:rsidDel="00000000" w:rsidP="00000000" w:rsidRDefault="00000000" w:rsidRPr="00000000" w14:paraId="000000C6">
      <w:pPr>
        <w:ind w:left="720" w:firstLine="0"/>
        <w:contextualSpacing w:val="0"/>
        <w:rPr/>
      </w:pPr>
      <w:r w:rsidDel="00000000" w:rsidR="00000000" w:rsidRPr="00000000">
        <w:rPr>
          <w:rtl w:val="0"/>
        </w:rPr>
        <w:t xml:space="preserve">Look into: Ratner ea, ‘11 “the norm of self interest”, in the Science of Giving -- ‘people feel it is only culturally acceptable to donate to causes in which they have a personal stake’  I</w:t>
      </w:r>
    </w:p>
    <w:p w:rsidR="00000000" w:rsidDel="00000000" w:rsidP="00000000" w:rsidRDefault="00000000" w:rsidRPr="00000000" w14:paraId="000000C7">
      <w:pPr>
        <w:ind w:left="720" w:firstLine="0"/>
        <w:contextualSpacing w:val="0"/>
        <w:rPr/>
      </w:pPr>
      <w:r w:rsidDel="00000000" w:rsidR="00000000" w:rsidRPr="00000000">
        <w:rPr>
          <w:rtl w:val="0"/>
        </w:rPr>
      </w:r>
    </w:p>
    <w:p w:rsidR="00000000" w:rsidDel="00000000" w:rsidP="00000000" w:rsidRDefault="00000000" w:rsidRPr="00000000" w14:paraId="000000C8">
      <w:pPr>
        <w:ind w:left="720" w:firstLine="0"/>
        <w:contextualSpacing w:val="0"/>
        <w:rPr/>
      </w:pPr>
      <w:r w:rsidDel="00000000" w:rsidR="00000000" w:rsidRPr="00000000">
        <w:rPr>
          <w:rtl w:val="0"/>
        </w:rPr>
        <w:t xml:space="preserve">2b. Barriers: Cognitive dissonance with previous decisions and identity, family/cognitive decisions</w:t>
      </w:r>
    </w:p>
    <w:p w:rsidR="00000000" w:rsidDel="00000000" w:rsidP="00000000" w:rsidRDefault="00000000" w:rsidRPr="00000000" w14:paraId="000000C9">
      <w:pPr>
        <w:tabs>
          <w:tab w:val="left" w:pos="0"/>
        </w:tabs>
        <w:contextualSpacing w:val="0"/>
        <w:rPr/>
      </w:pPr>
      <w:r w:rsidDel="00000000" w:rsidR="00000000" w:rsidRPr="00000000">
        <w:rPr>
          <w:rtl w:val="0"/>
        </w:rPr>
      </w:r>
    </w:p>
    <w:p w:rsidR="00000000" w:rsidDel="00000000" w:rsidP="00000000" w:rsidRDefault="00000000" w:rsidRPr="00000000" w14:paraId="000000CA">
      <w:pPr>
        <w:pStyle w:val="Heading2"/>
        <w:numPr>
          <w:ilvl w:val="0"/>
          <w:numId w:val="7"/>
        </w:numPr>
        <w:tabs>
          <w:tab w:val="left" w:pos="0"/>
        </w:tabs>
        <w:rPr>
          <w:b w:val="1"/>
          <w:sz w:val="28"/>
          <w:szCs w:val="28"/>
          <w:u w:val="none"/>
        </w:rPr>
      </w:pPr>
      <w:bookmarkStart w:colFirst="0" w:colLast="0" w:name="_cb2e7egwqaej" w:id="23"/>
      <w:bookmarkEnd w:id="23"/>
      <w:commentRangeStart w:id="16"/>
      <w:r w:rsidDel="00000000" w:rsidR="00000000" w:rsidRPr="00000000">
        <w:rPr>
          <w:u w:val="none"/>
          <w:rtl w:val="0"/>
        </w:rPr>
        <w:t xml:space="preserve">​2.5.​ Barrier: Inertia and systemic/institutional factors</w:t>
      </w:r>
      <w:r w:rsidDel="00000000" w:rsidR="00000000" w:rsidRPr="00000000">
        <w:rPr>
          <w:rtl w:val="0"/>
        </w:rPr>
      </w:r>
    </w:p>
    <w:p w:rsidR="00000000" w:rsidDel="00000000" w:rsidP="00000000" w:rsidRDefault="00000000" w:rsidRPr="00000000" w14:paraId="000000CB">
      <w:pPr>
        <w:numPr>
          <w:ilvl w:val="0"/>
          <w:numId w:val="7"/>
        </w:numPr>
        <w:tabs>
          <w:tab w:val="left" w:pos="0"/>
        </w:tabs>
        <w:rPr/>
      </w:pPr>
      <w:r w:rsidDel="00000000" w:rsidR="00000000" w:rsidRPr="00000000">
        <w:rPr>
          <w:rtl w:val="0"/>
        </w:rPr>
        <w:t xml:space="preserve">(Factors limiting individual and social *change* in behavior)</w:t>
      </w:r>
    </w:p>
    <w:p w:rsidR="00000000" w:rsidDel="00000000" w:rsidP="00000000" w:rsidRDefault="00000000" w:rsidRPr="00000000" w14:paraId="000000CC">
      <w:pPr>
        <w:pStyle w:val="Heading3"/>
        <w:numPr>
          <w:ilvl w:val="0"/>
          <w:numId w:val="7"/>
        </w:numPr>
        <w:tabs>
          <w:tab w:val="left" w:pos="0"/>
        </w:tabs>
        <w:rPr>
          <w:b w:val="1"/>
          <w:sz w:val="26"/>
          <w:szCs w:val="26"/>
        </w:rPr>
      </w:pPr>
      <w:bookmarkStart w:colFirst="0" w:colLast="0" w:name="_n0rz7enn7ev4" w:id="24"/>
      <w:bookmarkEnd w:id="24"/>
      <w:r w:rsidDel="00000000" w:rsidR="00000000" w:rsidRPr="00000000">
        <w:rPr>
          <w:rtl w:val="0"/>
        </w:rPr>
        <w:t xml:space="preserve">​2.5.1.​ Social norms</w:t>
      </w:r>
    </w:p>
    <w:p w:rsidR="00000000" w:rsidDel="00000000" w:rsidP="00000000" w:rsidRDefault="00000000" w:rsidRPr="00000000" w14:paraId="000000CD">
      <w:pPr>
        <w:pStyle w:val="Heading3"/>
        <w:numPr>
          <w:ilvl w:val="0"/>
          <w:numId w:val="7"/>
        </w:numPr>
        <w:tabs>
          <w:tab w:val="left" w:pos="0"/>
        </w:tabs>
        <w:rPr>
          <w:b w:val="1"/>
          <w:sz w:val="26"/>
          <w:szCs w:val="26"/>
        </w:rPr>
      </w:pPr>
      <w:bookmarkStart w:colFirst="0" w:colLast="0" w:name="_n0rz7enn7ev4" w:id="24"/>
      <w:bookmarkEnd w:id="24"/>
      <w:r w:rsidDel="00000000" w:rsidR="00000000" w:rsidRPr="00000000">
        <w:rPr>
          <w:rtl w:val="0"/>
        </w:rPr>
        <w:t xml:space="preserve">​2.5.2.​ Asks</w:t>
      </w:r>
    </w:p>
    <w:p w:rsidR="00000000" w:rsidDel="00000000" w:rsidP="00000000" w:rsidRDefault="00000000" w:rsidRPr="00000000" w14:paraId="000000CE">
      <w:pPr>
        <w:tabs>
          <w:tab w:val="left" w:pos="0"/>
        </w:tabs>
        <w:contextualSpacing w:val="0"/>
        <w:rPr/>
      </w:pPr>
      <w:r w:rsidDel="00000000" w:rsidR="00000000" w:rsidRPr="00000000">
        <w:rPr>
          <w:rtl w:val="0"/>
        </w:rPr>
      </w:r>
    </w:p>
    <w:p w:rsidR="00000000" w:rsidDel="00000000" w:rsidP="00000000" w:rsidRDefault="00000000" w:rsidRPr="00000000" w14:paraId="000000CF">
      <w:pPr>
        <w:tabs>
          <w:tab w:val="left" w:pos="0"/>
        </w:tabs>
        <w:contextualSpacing w:val="0"/>
        <w:rPr/>
      </w:pPr>
      <w:r w:rsidDel="00000000" w:rsidR="00000000" w:rsidRPr="00000000">
        <w:rPr>
          <w:rtl w:val="0"/>
        </w:rPr>
        <w:t xml:space="preserve">(also recall  cognitive dissonance here)</w:t>
      </w:r>
    </w:p>
    <w:p w:rsidR="00000000" w:rsidDel="00000000" w:rsidP="00000000" w:rsidRDefault="00000000" w:rsidRPr="00000000" w14:paraId="000000D0">
      <w:pPr>
        <w:numPr>
          <w:ilvl w:val="0"/>
          <w:numId w:val="7"/>
        </w:numPr>
        <w:tabs>
          <w:tab w:val="left" w:pos="0"/>
        </w:tabs>
        <w:rPr/>
      </w:pPr>
      <w:r w:rsidDel="00000000" w:rsidR="00000000" w:rsidRPr="00000000">
        <w:rPr>
          <w:rtl w:val="0"/>
        </w:rPr>
        <w:t xml:space="preserve">(Longstanding or inherent societal and material factors)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1">
      <w:pPr>
        <w:numPr>
          <w:ilvl w:val="0"/>
          <w:numId w:val="7"/>
        </w:numPr>
        <w:tabs>
          <w:tab w:val="left" w:pos="0"/>
        </w:tabs>
        <w:ind w:left="0" w:firstLine="0"/>
      </w:pPr>
      <w:r w:rsidDel="00000000" w:rsidR="00000000" w:rsidRPr="00000000">
        <w:rPr>
          <w:rtl w:val="0"/>
        </w:rPr>
        <w:t xml:space="preserve">All</w:t>
      </w:r>
    </w:p>
    <w:p w:rsidR="00000000" w:rsidDel="00000000" w:rsidP="00000000" w:rsidRDefault="00000000" w:rsidRPr="00000000" w14:paraId="000000D2">
      <w:pPr>
        <w:pStyle w:val="Heading2"/>
        <w:numPr>
          <w:ilvl w:val="1"/>
          <w:numId w:val="7"/>
        </w:numPr>
        <w:tabs>
          <w:tab w:val="left" w:pos="0"/>
        </w:tabs>
        <w:rPr>
          <w:u w:val="none"/>
        </w:rPr>
      </w:pPr>
      <w:bookmarkStart w:colFirst="0" w:colLast="0" w:name="_3b9th6ie5hck" w:id="25"/>
      <w:bookmarkEnd w:id="25"/>
      <w:r w:rsidDel="00000000" w:rsidR="00000000" w:rsidRPr="00000000">
        <w:rPr>
          <w:u w:val="none"/>
          <w:rtl w:val="0"/>
        </w:rPr>
        <w:t xml:space="preserve">​2.6.​ Barrier: Obstacles to doing evaluations</w:t>
      </w:r>
    </w:p>
    <w:p w:rsidR="00000000" w:rsidDel="00000000" w:rsidP="00000000" w:rsidRDefault="00000000" w:rsidRPr="00000000" w14:paraId="000000D3">
      <w:pPr>
        <w:numPr>
          <w:ilvl w:val="1"/>
          <w:numId w:val="7"/>
        </w:numPr>
        <w:tabs>
          <w:tab w:val="left" w:pos="0"/>
        </w:tabs>
      </w:pPr>
      <w:r w:rsidDel="00000000" w:rsidR="00000000" w:rsidRPr="00000000">
        <w:rPr>
          <w:rtl w:val="0"/>
        </w:rPr>
        <w:t xml:space="preserve">(Things that make people reluctant to evaluate and consider the effectiveness of charities, and ways that doing these evaluations reduce generosity)</w:t>
      </w:r>
    </w:p>
    <w:p w:rsidR="00000000" w:rsidDel="00000000" w:rsidP="00000000" w:rsidRDefault="00000000" w:rsidRPr="00000000" w14:paraId="000000D4">
      <w:pPr>
        <w:numPr>
          <w:ilvl w:val="1"/>
          <w:numId w:val="7"/>
        </w:numPr>
        <w:tabs>
          <w:tab w:val="left" w:pos="0"/>
        </w:tabs>
        <w:rPr/>
      </w:pPr>
      <w:r w:rsidDel="00000000" w:rsidR="00000000" w:rsidRPr="00000000">
        <w:rPr>
          <w:rtl w:val="0"/>
        </w:rPr>
      </w:r>
    </w:p>
    <w:p w:rsidR="00000000" w:rsidDel="00000000" w:rsidP="00000000" w:rsidRDefault="00000000" w:rsidRPr="00000000" w14:paraId="000000D5">
      <w:pPr>
        <w:numPr>
          <w:ilvl w:val="1"/>
          <w:numId w:val="7"/>
        </w:numPr>
        <w:tabs>
          <w:tab w:val="left" w:pos="0"/>
        </w:tabs>
        <w:rPr/>
      </w:pPr>
      <w:r w:rsidDel="00000000" w:rsidR="00000000" w:rsidRPr="00000000">
        <w:rPr>
          <w:rtl w:val="0"/>
        </w:rPr>
        <w:t xml:space="preserve">In general, this is largely overlapping the concept of “Cost-benefit analysis (CBA) aversion” (or simply finding it less appropriate/normal/virtuous)</w:t>
      </w:r>
    </w:p>
    <w:p w:rsidR="00000000" w:rsidDel="00000000" w:rsidP="00000000" w:rsidRDefault="00000000" w:rsidRPr="00000000" w14:paraId="000000D6">
      <w:pPr>
        <w:numPr>
          <w:ilvl w:val="1"/>
          <w:numId w:val="7"/>
        </w:numPr>
        <w:tabs>
          <w:tab w:val="left" w:pos="0"/>
        </w:tabs>
        <w:rPr>
          <w:u w:val="none"/>
        </w:rPr>
      </w:pPr>
      <w:r w:rsidDel="00000000" w:rsidR="00000000" w:rsidRPr="00000000">
        <w:rPr>
          <w:rtl w:val="0"/>
        </w:rPr>
      </w:r>
    </w:p>
    <w:p w:rsidR="00000000" w:rsidDel="00000000" w:rsidP="00000000" w:rsidRDefault="00000000" w:rsidRPr="00000000" w14:paraId="000000D7">
      <w:pPr>
        <w:numPr>
          <w:ilvl w:val="1"/>
          <w:numId w:val="7"/>
        </w:numPr>
        <w:tabs>
          <w:tab w:val="left" w:pos="0"/>
        </w:tabs>
        <w:contextualSpacing w:val="1"/>
        <w:rPr/>
      </w:pPr>
      <w:r w:rsidDel="00000000" w:rsidR="00000000" w:rsidRPr="00000000">
        <w:rPr>
          <w:rtl w:val="0"/>
        </w:rPr>
        <w:t xml:space="preserve">Link to  </w:t>
      </w:r>
      <w:r w:rsidDel="00000000" w:rsidR="00000000" w:rsidRPr="00000000">
        <w:rPr>
          <w:rtl w:val="0"/>
        </w:rPr>
        <w:t xml:space="preserve">David’s discussion </w:t>
      </w:r>
      <w:hyperlink r:id="rId1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D8">
      <w:pPr>
        <w:numPr>
          <w:ilvl w:val="1"/>
          <w:numId w:val="7"/>
        </w:numPr>
        <w:tabs>
          <w:tab w:val="left" w:pos="0"/>
        </w:tabs>
        <w:contextualSpacing w:val="1"/>
        <w:rPr/>
      </w:pPr>
      <w:r w:rsidDel="00000000" w:rsidR="00000000" w:rsidRPr="00000000">
        <w:rPr>
          <w:rtl w:val="0"/>
        </w:rPr>
        <w:t xml:space="preserve">Link to  Nick’s</w:t>
      </w:r>
      <w:r w:rsidDel="00000000" w:rsidR="00000000" w:rsidRPr="00000000">
        <w:rPr>
          <w:rtl w:val="0"/>
        </w:rPr>
        <w:t xml:space="preserve"> discussion </w:t>
      </w:r>
      <w:hyperlink r:id="rId2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D9">
      <w:pPr>
        <w:numPr>
          <w:ilvl w:val="1"/>
          <w:numId w:val="7"/>
        </w:numPr>
        <w:tabs>
          <w:tab w:val="left" w:pos="0"/>
        </w:tabs>
        <w:contextualSpacing w:val="1"/>
        <w:rPr/>
      </w:pPr>
      <w:r w:rsidDel="00000000" w:rsidR="00000000" w:rsidRPr="00000000">
        <w:rPr>
          <w:rtl w:val="0"/>
        </w:rPr>
        <w:t xml:space="preserve">Ari’s notes  </w:t>
      </w:r>
      <w:hyperlink r:id="rId2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DA">
      <w:pPr>
        <w:tabs>
          <w:tab w:val="left" w:pos="0"/>
        </w:tabs>
        <w:ind w:left="720" w:firstLine="0"/>
        <w:contextualSpacing w:val="0"/>
        <w:rPr/>
      </w:pPr>
      <w:r w:rsidDel="00000000" w:rsidR="00000000" w:rsidRPr="00000000">
        <w:rPr>
          <w:rtl w:val="0"/>
        </w:rPr>
      </w:r>
    </w:p>
    <w:p w:rsidR="00000000" w:rsidDel="00000000" w:rsidP="00000000" w:rsidRDefault="00000000" w:rsidRPr="00000000" w14:paraId="000000DB">
      <w:pPr>
        <w:pStyle w:val="Heading3"/>
        <w:tabs>
          <w:tab w:val="left" w:pos="0"/>
        </w:tabs>
        <w:contextualSpacing w:val="0"/>
        <w:rPr/>
      </w:pPr>
      <w:bookmarkStart w:colFirst="0" w:colLast="0" w:name="_fc121ahygpqw" w:id="26"/>
      <w:bookmarkEnd w:id="26"/>
      <w:r w:rsidDel="00000000" w:rsidR="00000000" w:rsidRPr="00000000">
        <w:rPr>
          <w:rtl w:val="0"/>
        </w:rPr>
        <w:t xml:space="preserve">​2.6.1.​ Market &amp; Social Norms </w:t>
      </w:r>
    </w:p>
    <w:p w:rsidR="00000000" w:rsidDel="00000000" w:rsidP="00000000" w:rsidRDefault="00000000" w:rsidRPr="00000000" w14:paraId="000000DC">
      <w:pPr>
        <w:tabs>
          <w:tab w:val="left" w:pos="0"/>
        </w:tabs>
        <w:contextualSpacing w:val="0"/>
        <w:rPr/>
      </w:pPr>
      <w:r w:rsidDel="00000000" w:rsidR="00000000" w:rsidRPr="00000000">
        <w:rPr>
          <w:rtl w:val="0"/>
        </w:rPr>
        <w:t xml:space="preserve">Effectiveness may be seen as switching charity to a ‘market activity’/market norm. This may seem repulsive and inappropriate and thus people avoid it.</w:t>
      </w:r>
    </w:p>
    <w:p w:rsidR="00000000" w:rsidDel="00000000" w:rsidP="00000000" w:rsidRDefault="00000000" w:rsidRPr="00000000" w14:paraId="000000DD">
      <w:pPr>
        <w:pStyle w:val="Heading3"/>
        <w:tabs>
          <w:tab w:val="left" w:pos="0"/>
        </w:tabs>
        <w:contextualSpacing w:val="0"/>
        <w:rPr/>
      </w:pPr>
      <w:bookmarkStart w:colFirst="0" w:colLast="0" w:name="_fdqfic6i2sb5" w:id="27"/>
      <w:bookmarkEnd w:id="27"/>
      <w:r w:rsidDel="00000000" w:rsidR="00000000" w:rsidRPr="00000000">
        <w:rPr>
          <w:rtl w:val="0"/>
        </w:rPr>
        <w:t xml:space="preserve">​2.6.2.​ Taboo Trade-Offs (c.f., Protected Values)</w:t>
      </w:r>
    </w:p>
    <w:p w:rsidR="00000000" w:rsidDel="00000000" w:rsidP="00000000" w:rsidRDefault="00000000" w:rsidRPr="00000000" w14:paraId="000000DE">
      <w:pPr>
        <w:pStyle w:val="Heading3"/>
        <w:tabs>
          <w:tab w:val="left" w:pos="0"/>
        </w:tabs>
        <w:contextualSpacing w:val="0"/>
        <w:rPr/>
      </w:pPr>
      <w:bookmarkStart w:colFirst="0" w:colLast="0" w:name="_2183xrtjz5tr" w:id="28"/>
      <w:bookmarkEnd w:id="28"/>
      <w:commentRangeStart w:id="17"/>
      <w:r w:rsidDel="00000000" w:rsidR="00000000" w:rsidRPr="00000000">
        <w:rPr>
          <w:rtl w:val="0"/>
        </w:rPr>
        <w:t xml:space="preserve">​2.6.3.​ Cost effectiveness (analytical) information may turn off System-1 and reduce giving; statistics diminish impact of 'identifiable victim'</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DF">
      <w:pPr>
        <w:numPr>
          <w:ilvl w:val="0"/>
          <w:numId w:val="15"/>
        </w:numPr>
        <w:tabs>
          <w:tab w:val="left" w:pos="0"/>
        </w:tabs>
        <w:ind w:left="720" w:hanging="360"/>
        <w:contextualSpacing w:val="1"/>
        <w:rPr>
          <w:u w:val="none"/>
        </w:rPr>
      </w:pPr>
      <w:r w:rsidDel="00000000" w:rsidR="00000000" w:rsidRPr="00000000">
        <w:rPr>
          <w:rtl w:val="0"/>
        </w:rPr>
        <w:t xml:space="preserve">Preliminary notes </w:t>
      </w:r>
      <w:hyperlink r:id="rId22">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E0">
      <w:pPr>
        <w:tabs>
          <w:tab w:val="left" w:pos="0"/>
        </w:tabs>
        <w:contextualSpacing w:val="0"/>
        <w:rPr/>
      </w:pPr>
      <w:r w:rsidDel="00000000" w:rsidR="00000000" w:rsidRPr="00000000">
        <w:rPr>
          <w:rtl w:val="0"/>
        </w:rPr>
        <w:t xml:space="preserve">Barriers: Avoiding information, motivated reasoning in processing it andreoni2017avoiding, Exley2016, Exley2015, dellavigna2012 Kellner_EA_2017, </w:t>
      </w:r>
    </w:p>
    <w:p w:rsidR="00000000" w:rsidDel="00000000" w:rsidP="00000000" w:rsidRDefault="00000000" w:rsidRPr="00000000" w14:paraId="000000E1">
      <w:pPr>
        <w:numPr>
          <w:ilvl w:val="0"/>
          <w:numId w:val="3"/>
        </w:numPr>
        <w:tabs>
          <w:tab w:val="left" w:pos="0"/>
        </w:tabs>
        <w:ind w:left="720" w:hanging="360"/>
        <w:contextualSpacing w:val="1"/>
        <w:rPr>
          <w:i w:val="1"/>
          <w:u w:val="none"/>
        </w:rPr>
      </w:pPr>
      <w:r w:rsidDel="00000000" w:rsidR="00000000" w:rsidRPr="00000000">
        <w:rPr>
          <w:rtl w:val="0"/>
        </w:rPr>
        <w:t xml:space="preserve">Format for each: Description, Theoretical/conceptual discussion, Relevance to EG, Evidence (“e.g,. “People rarely seek out effectiveness information and are reluctant to purchase it”) </w:t>
      </w:r>
    </w:p>
    <w:p w:rsidR="00000000" w:rsidDel="00000000" w:rsidP="00000000" w:rsidRDefault="00000000" w:rsidRPr="00000000" w14:paraId="000000E2">
      <w:pPr>
        <w:tabs>
          <w:tab w:val="left" w:pos="0"/>
        </w:tabs>
        <w:contextualSpacing w:val="0"/>
        <w:rPr/>
      </w:pPr>
      <w:r w:rsidDel="00000000" w:rsidR="00000000" w:rsidRPr="00000000">
        <w:rPr>
          <w:rtl w:val="0"/>
        </w:rPr>
      </w:r>
    </w:p>
    <w:p w:rsidR="00000000" w:rsidDel="00000000" w:rsidP="00000000" w:rsidRDefault="00000000" w:rsidRPr="00000000" w14:paraId="000000E3">
      <w:pPr>
        <w:tabs>
          <w:tab w:val="left" w:pos="0"/>
        </w:tabs>
        <w:contextualSpacing w:val="0"/>
        <w:rPr/>
      </w:pPr>
      <w:r w:rsidDel="00000000" w:rsidR="00000000" w:rsidRPr="00000000">
        <w:rPr>
          <w:rtl w:val="0"/>
        </w:rPr>
        <w:t xml:space="preserve">What about?: Avoiding information, motivated reasoning in processing it andreoni2017avoiding, Exley2016, Exley2015, dellavigna2012 Kellner_EA_2017, </w:t>
      </w:r>
    </w:p>
    <w:p w:rsidR="00000000" w:rsidDel="00000000" w:rsidP="00000000" w:rsidRDefault="00000000" w:rsidRPr="00000000" w14:paraId="000000E4">
      <w:pPr>
        <w:tabs>
          <w:tab w:val="left" w:pos="0"/>
        </w:tabs>
        <w:contextualSpacing w:val="0"/>
        <w:rPr/>
      </w:pPr>
      <w:r w:rsidDel="00000000" w:rsidR="00000000" w:rsidRPr="00000000">
        <w:rPr>
          <w:rtl w:val="0"/>
        </w:rPr>
      </w:r>
    </w:p>
    <w:p w:rsidR="00000000" w:rsidDel="00000000" w:rsidP="00000000" w:rsidRDefault="00000000" w:rsidRPr="00000000" w14:paraId="000000E5">
      <w:pPr>
        <w:pStyle w:val="Heading2"/>
        <w:numPr>
          <w:ilvl w:val="0"/>
          <w:numId w:val="7"/>
        </w:numPr>
        <w:tabs>
          <w:tab w:val="left" w:pos="0"/>
        </w:tabs>
        <w:rPr>
          <w:u w:val="none"/>
        </w:rPr>
      </w:pPr>
      <w:bookmarkStart w:colFirst="0" w:colLast="0" w:name="_81beqa7wlnqq" w:id="29"/>
      <w:bookmarkEnd w:id="29"/>
      <w:r w:rsidDel="00000000" w:rsidR="00000000" w:rsidRPr="00000000">
        <w:rPr>
          <w:u w:val="none"/>
          <w:rtl w:val="0"/>
        </w:rPr>
        <w:t xml:space="preserve">​2.7.​ Barrier: Quantitative biases</w:t>
      </w:r>
    </w:p>
    <w:p w:rsidR="00000000" w:rsidDel="00000000" w:rsidP="00000000" w:rsidRDefault="00000000" w:rsidRPr="00000000" w14:paraId="000000E6">
      <w:pPr>
        <w:numPr>
          <w:ilvl w:val="0"/>
          <w:numId w:val="7"/>
        </w:numPr>
        <w:tabs>
          <w:tab w:val="left" w:pos="0"/>
        </w:tabs>
        <w:rPr/>
      </w:pPr>
      <w:r w:rsidDel="00000000" w:rsidR="00000000" w:rsidRPr="00000000">
        <w:rPr>
          <w:rtl w:val="0"/>
        </w:rPr>
        <w:t xml:space="preserve">(Problems dealing with numbers and making logical evaluations involving numbers, values and amounts. Common cognitive errors *or* intuitive and emotional reactions triggered in these contexts.)</w:t>
      </w:r>
    </w:p>
    <w:p w:rsidR="00000000" w:rsidDel="00000000" w:rsidP="00000000" w:rsidRDefault="00000000" w:rsidRPr="00000000" w14:paraId="000000E7">
      <w:pPr>
        <w:tabs>
          <w:tab w:val="left" w:pos="0"/>
        </w:tabs>
        <w:contextualSpacing w:val="0"/>
        <w:rPr/>
      </w:pPr>
      <w:r w:rsidDel="00000000" w:rsidR="00000000" w:rsidRPr="00000000">
        <w:rPr>
          <w:rtl w:val="0"/>
        </w:rPr>
      </w:r>
    </w:p>
    <w:p w:rsidR="00000000" w:rsidDel="00000000" w:rsidP="00000000" w:rsidRDefault="00000000" w:rsidRPr="00000000" w14:paraId="000000E8">
      <w:pPr>
        <w:ind w:left="720" w:firstLine="0"/>
        <w:contextualSpacing w:val="0"/>
        <w:rPr/>
      </w:pPr>
      <w:r w:rsidDel="00000000" w:rsidR="00000000" w:rsidRPr="00000000">
        <w:rPr>
          <w:rtl w:val="0"/>
        </w:rPr>
        <w:t xml:space="preserve">Cognitive biases: Overweighting and underweighting probabilities (relates to availability bias)</w:t>
      </w:r>
      <w:r w:rsidDel="00000000" w:rsidR="00000000" w:rsidRPr="00000000">
        <w:rPr>
          <w:vertAlign w:val="superscript"/>
        </w:rPr>
        <w:footnoteReference w:customMarkFollows="0" w:id="3"/>
      </w:r>
      <w:r w:rsidDel="00000000" w:rsidR="00000000" w:rsidRPr="00000000">
        <w:rPr>
          <w:rtl w:val="0"/>
        </w:rPr>
        <w:t xml:space="preserve">, misunderstanding marginality (e.g., marginal vs average, also relates to drop-in-the-bucket, which could also be system-I), scope-insensitivity,</w:t>
      </w:r>
      <w:r w:rsidDel="00000000" w:rsidR="00000000" w:rsidRPr="00000000">
        <w:rPr>
          <w:vertAlign w:val="superscript"/>
        </w:rPr>
        <w:footnoteReference w:customMarkFollows="0" w:id="4"/>
      </w:r>
      <w:r w:rsidDel="00000000" w:rsidR="00000000" w:rsidRPr="00000000">
        <w:rPr>
          <w:rtl w:val="0"/>
        </w:rPr>
        <w:t xml:space="preserve"> Opportunity-cost Neglect., confirmation bias, status quo bias, identifiable victims effect (system 1), etc. </w:t>
      </w:r>
    </w:p>
    <w:p w:rsidR="00000000" w:rsidDel="00000000" w:rsidP="00000000" w:rsidRDefault="00000000" w:rsidRPr="00000000" w14:paraId="000000E9">
      <w:pPr>
        <w:ind w:left="720" w:firstLine="0"/>
        <w:contextualSpacing w:val="0"/>
        <w:rPr/>
      </w:pPr>
      <w:r w:rsidDel="00000000" w:rsidR="00000000" w:rsidRPr="00000000">
        <w:rPr>
          <w:rtl w:val="0"/>
        </w:rPr>
        <w:t xml:space="preserve">Responses: De-biasing, etc. </w:t>
      </w:r>
    </w:p>
    <w:p w:rsidR="00000000" w:rsidDel="00000000" w:rsidP="00000000" w:rsidRDefault="00000000" w:rsidRPr="00000000" w14:paraId="000000EA">
      <w:pPr>
        <w:spacing w:after="86" w:before="86" w:lineRule="auto"/>
        <w:ind w:left="720" w:firstLine="0"/>
        <w:contextualSpacing w:val="0"/>
        <w:rPr/>
      </w:pPr>
      <w:r w:rsidDel="00000000" w:rsidR="00000000" w:rsidRPr="00000000">
        <w:rPr>
          <w:rtl w:val="0"/>
        </w:rPr>
        <w:t xml:space="preserve">small2007sympathy, Gneezy2014 ein2013giving, kogut2005identified, kogut_2005b, Kinsbergen_tolsma_13</w:t>
      </w:r>
    </w:p>
    <w:p w:rsidR="00000000" w:rsidDel="00000000" w:rsidP="00000000" w:rsidRDefault="00000000" w:rsidRPr="00000000" w14:paraId="000000EB">
      <w:pPr>
        <w:pStyle w:val="Heading3"/>
        <w:tabs>
          <w:tab w:val="left" w:pos="0"/>
        </w:tabs>
        <w:contextualSpacing w:val="0"/>
        <w:rPr/>
      </w:pPr>
      <w:bookmarkStart w:colFirst="0" w:colLast="0" w:name="_8ax2rgfz70of" w:id="30"/>
      <w:bookmarkEnd w:id="30"/>
      <w:r w:rsidDel="00000000" w:rsidR="00000000" w:rsidRPr="00000000">
        <w:rPr>
          <w:rtl w:val="0"/>
        </w:rPr>
        <w:t xml:space="preserve">​2.7.1.​ Scope insensitivity</w:t>
      </w:r>
    </w:p>
    <w:p w:rsidR="00000000" w:rsidDel="00000000" w:rsidP="00000000" w:rsidRDefault="00000000" w:rsidRPr="00000000" w14:paraId="000000EC">
      <w:pPr>
        <w:tabs>
          <w:tab w:val="left" w:pos="0"/>
        </w:tabs>
        <w:contextualSpacing w:val="0"/>
        <w:rPr/>
      </w:pPr>
      <w:commentRangeStart w:id="18"/>
      <w:r w:rsidDel="00000000" w:rsidR="00000000" w:rsidRPr="00000000">
        <w:rPr>
          <w:rtl w:val="0"/>
        </w:rPr>
        <w:t xml:space="preserve">Description</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ED">
      <w:pPr>
        <w:tabs>
          <w:tab w:val="left" w:pos="0"/>
        </w:tabs>
        <w:contextualSpacing w:val="0"/>
        <w:rPr/>
      </w:pPr>
      <w:r w:rsidDel="00000000" w:rsidR="00000000" w:rsidRPr="00000000">
        <w:rPr>
          <w:rtl w:val="0"/>
        </w:rPr>
        <w:t xml:space="preserve">People's stated valuation or “willingness to pay” for an outcome seems not to strongly increase in the magnitude of that outcome. For example, when asked in isolation people might say they are willing to pay $50 to save 100 eagles. Other people asked in isolation may say they are willing to pay $50 to save 5000 eagles. </w:t>
      </w:r>
    </w:p>
    <w:p w:rsidR="00000000" w:rsidDel="00000000" w:rsidP="00000000" w:rsidRDefault="00000000" w:rsidRPr="00000000" w14:paraId="000000EE">
      <w:pPr>
        <w:tabs>
          <w:tab w:val="left" w:pos="0"/>
        </w:tabs>
        <w:contextualSpacing w:val="0"/>
        <w:rPr/>
      </w:pPr>
      <w:r w:rsidDel="00000000" w:rsidR="00000000" w:rsidRPr="00000000">
        <w:rPr>
          <w:rtl w:val="0"/>
        </w:rPr>
      </w:r>
    </w:p>
    <w:p w:rsidR="00000000" w:rsidDel="00000000" w:rsidP="00000000" w:rsidRDefault="00000000" w:rsidRPr="00000000" w14:paraId="000000EF">
      <w:pPr>
        <w:tabs>
          <w:tab w:val="left" w:pos="0"/>
        </w:tabs>
        <w:contextualSpacing w:val="0"/>
        <w:rPr/>
      </w:pPr>
      <w:r w:rsidDel="00000000" w:rsidR="00000000" w:rsidRPr="00000000">
        <w:rPr>
          <w:rtl w:val="0"/>
        </w:rPr>
        <w:t xml:space="preserve">Theoretical/conceptual discussion here</w:t>
      </w:r>
    </w:p>
    <w:p w:rsidR="00000000" w:rsidDel="00000000" w:rsidP="00000000" w:rsidRDefault="00000000" w:rsidRPr="00000000" w14:paraId="000000F0">
      <w:pPr>
        <w:tabs>
          <w:tab w:val="left" w:pos="0"/>
        </w:tabs>
        <w:contextualSpacing w:val="0"/>
        <w:rPr/>
      </w:pPr>
      <w:r w:rsidDel="00000000" w:rsidR="00000000" w:rsidRPr="00000000">
        <w:rPr>
          <w:rtl w:val="0"/>
        </w:rPr>
      </w:r>
    </w:p>
    <w:p w:rsidR="00000000" w:rsidDel="00000000" w:rsidP="00000000" w:rsidRDefault="00000000" w:rsidRPr="00000000" w14:paraId="000000F1">
      <w:pPr>
        <w:tabs>
          <w:tab w:val="left" w:pos="0"/>
        </w:tabs>
        <w:contextualSpacing w:val="0"/>
        <w:rPr/>
      </w:pPr>
      <w:r w:rsidDel="00000000" w:rsidR="00000000" w:rsidRPr="00000000">
        <w:rPr>
          <w:rtl w:val="0"/>
        </w:rPr>
        <w:t xml:space="preserve">There is some imprecision in defining this for the individual  charitable donation context.  </w:t>
      </w:r>
    </w:p>
    <w:p w:rsidR="00000000" w:rsidDel="00000000" w:rsidP="00000000" w:rsidRDefault="00000000" w:rsidRPr="00000000" w14:paraId="000000F2">
      <w:pPr>
        <w:tabs>
          <w:tab w:val="left" w:pos="0"/>
        </w:tabs>
        <w:contextualSpacing w:val="0"/>
        <w:rPr/>
      </w:pPr>
      <w:r w:rsidDel="00000000" w:rsidR="00000000" w:rsidRPr="00000000">
        <w:rPr>
          <w:rtl w:val="0"/>
        </w:rPr>
      </w:r>
    </w:p>
    <w:p w:rsidR="00000000" w:rsidDel="00000000" w:rsidP="00000000" w:rsidRDefault="00000000" w:rsidRPr="00000000" w14:paraId="000000F3">
      <w:pPr>
        <w:tabs>
          <w:tab w:val="left" w:pos="0"/>
        </w:tabs>
        <w:contextualSpacing w:val="0"/>
        <w:rPr/>
      </w:pPr>
      <w:r w:rsidDel="00000000" w:rsidR="00000000" w:rsidRPr="00000000">
        <w:rPr>
          <w:rtl w:val="0"/>
        </w:rPr>
        <w:t xml:space="preserve">Relevance to EG</w:t>
      </w:r>
    </w:p>
    <w:p w:rsidR="00000000" w:rsidDel="00000000" w:rsidP="00000000" w:rsidRDefault="00000000" w:rsidRPr="00000000" w14:paraId="000000F4">
      <w:pPr>
        <w:tabs>
          <w:tab w:val="left" w:pos="0"/>
        </w:tabs>
        <w:contextualSpacing w:val="0"/>
        <w:rPr/>
      </w:pPr>
      <w:r w:rsidDel="00000000" w:rsidR="00000000" w:rsidRPr="00000000">
        <w:rPr>
          <w:rtl w:val="0"/>
        </w:rPr>
        <w:t xml:space="preserve">When assessing effectiveness in determining which charity to donate to ( and how much), a utilitarian should be very sensitive to the scale of the impact (essentially the benefit per cost). If people are scope insensitive they will be bad at making these judgments (particularly when presented in isolation).  However, it is hard to envision a remedy for this;  if there is a massive scope of need,  one could present a donor with a small portion of this only,  but a donor who does research will learn of the larger scale. </w:t>
      </w:r>
    </w:p>
    <w:p w:rsidR="00000000" w:rsidDel="00000000" w:rsidP="00000000" w:rsidRDefault="00000000" w:rsidRPr="00000000" w14:paraId="000000F5">
      <w:pPr>
        <w:tabs>
          <w:tab w:val="left" w:pos="0"/>
        </w:tabs>
        <w:contextualSpacing w:val="0"/>
        <w:rPr/>
      </w:pPr>
      <w:r w:rsidDel="00000000" w:rsidR="00000000" w:rsidRPr="00000000">
        <w:rPr>
          <w:rtl w:val="0"/>
        </w:rPr>
      </w:r>
    </w:p>
    <w:p w:rsidR="00000000" w:rsidDel="00000000" w:rsidP="00000000" w:rsidRDefault="00000000" w:rsidRPr="00000000" w14:paraId="000000F6">
      <w:pPr>
        <w:tabs>
          <w:tab w:val="left" w:pos="0"/>
        </w:tabs>
        <w:contextualSpacing w:val="0"/>
        <w:rPr/>
      </w:pPr>
      <w:r w:rsidDel="00000000" w:rsidR="00000000" w:rsidRPr="00000000">
        <w:rPr>
          <w:rtl w:val="0"/>
        </w:rPr>
        <w:t xml:space="preserve">Evidence</w:t>
      </w:r>
    </w:p>
    <w:p w:rsidR="00000000" w:rsidDel="00000000" w:rsidP="00000000" w:rsidRDefault="00000000" w:rsidRPr="00000000" w14:paraId="000000F7">
      <w:pPr>
        <w:tabs>
          <w:tab w:val="left" w:pos="0"/>
        </w:tabs>
        <w:contextualSpacing w:val="0"/>
        <w:rPr/>
      </w:pPr>
      <w:r w:rsidDel="00000000" w:rsidR="00000000" w:rsidRPr="00000000">
        <w:rPr>
          <w:rtl w:val="0"/>
        </w:rPr>
        <w:t xml:space="preserve">Discussion/evaluation of general evidence </w:t>
      </w:r>
    </w:p>
    <w:p w:rsidR="00000000" w:rsidDel="00000000" w:rsidP="00000000" w:rsidRDefault="00000000" w:rsidRPr="00000000" w14:paraId="000000F8">
      <w:pPr>
        <w:tabs>
          <w:tab w:val="left" w:pos="0"/>
        </w:tabs>
        <w:contextualSpacing w:val="0"/>
        <w:rPr/>
      </w:pPr>
      <w:r w:rsidDel="00000000" w:rsidR="00000000" w:rsidRPr="00000000">
        <w:rPr>
          <w:rtl w:val="0"/>
        </w:rPr>
        <w:t xml:space="preserve">Discussion/evaluation of specific evidence here </w:t>
      </w:r>
    </w:p>
    <w:p w:rsidR="00000000" w:rsidDel="00000000" w:rsidP="00000000" w:rsidRDefault="00000000" w:rsidRPr="00000000" w14:paraId="000000F9">
      <w:pPr>
        <w:tabs>
          <w:tab w:val="left" w:pos="0"/>
        </w:tabs>
        <w:contextualSpacing w:val="0"/>
        <w:rPr/>
      </w:pPr>
      <w:r w:rsidDel="00000000" w:rsidR="00000000" w:rsidRPr="00000000">
        <w:rPr>
          <w:rtl w:val="0"/>
        </w:rPr>
      </w:r>
    </w:p>
    <w:p w:rsidR="00000000" w:rsidDel="00000000" w:rsidP="00000000" w:rsidRDefault="00000000" w:rsidRPr="00000000" w14:paraId="000000FA">
      <w:pPr>
        <w:pStyle w:val="Heading3"/>
        <w:tabs>
          <w:tab w:val="left" w:pos="0"/>
        </w:tabs>
        <w:contextualSpacing w:val="0"/>
        <w:rPr/>
      </w:pPr>
      <w:bookmarkStart w:colFirst="0" w:colLast="0" w:name="_swmevynr64pd" w:id="31"/>
      <w:bookmarkEnd w:id="31"/>
      <w:r w:rsidDel="00000000" w:rsidR="00000000" w:rsidRPr="00000000">
        <w:rPr>
          <w:rtl w:val="0"/>
        </w:rPr>
        <w:t xml:space="preserve">​2.7.2.​ Proportional dominance effect/drop in bucket/psychosocial numbing</w:t>
        <w:tab/>
      </w:r>
    </w:p>
    <w:p w:rsidR="00000000" w:rsidDel="00000000" w:rsidP="00000000" w:rsidRDefault="00000000" w:rsidRPr="00000000" w14:paraId="000000FB">
      <w:pPr>
        <w:numPr>
          <w:ilvl w:val="0"/>
          <w:numId w:val="13"/>
        </w:numPr>
        <w:tabs>
          <w:tab w:val="left" w:pos="0"/>
        </w:tabs>
        <w:ind w:left="720" w:hanging="360"/>
        <w:contextualSpacing w:val="1"/>
        <w:rPr>
          <w:u w:val="none"/>
        </w:rPr>
      </w:pPr>
      <w:r w:rsidDel="00000000" w:rsidR="00000000" w:rsidRPr="00000000">
        <w:rPr>
          <w:rtl w:val="0"/>
        </w:rPr>
        <w:t xml:space="preserve">Ari Kagan’s notes </w:t>
      </w:r>
      <w:hyperlink r:id="rId2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FC">
      <w:pPr>
        <w:numPr>
          <w:ilvl w:val="0"/>
          <w:numId w:val="13"/>
        </w:numPr>
        <w:tabs>
          <w:tab w:val="left" w:pos="0"/>
        </w:tabs>
        <w:ind w:left="720" w:hanging="360"/>
        <w:contextualSpacing w:val="1"/>
        <w:rPr>
          <w:u w:val="none"/>
        </w:rPr>
      </w:pPr>
      <w:r w:rsidDel="00000000" w:rsidR="00000000" w:rsidRPr="00000000">
        <w:rPr>
          <w:rtl w:val="0"/>
        </w:rPr>
        <w:t xml:space="preserve">David’s notes </w:t>
      </w:r>
      <w:hyperlink r:id="rId24">
        <w:r w:rsidDel="00000000" w:rsidR="00000000" w:rsidRPr="00000000">
          <w:rPr>
            <w:color w:val="1155cc"/>
            <w:u w:val="single"/>
            <w:rtl w:val="0"/>
          </w:rPr>
          <w:t xml:space="preserve">linked HERE</w:t>
        </w:r>
      </w:hyperlink>
      <w:r w:rsidDel="00000000" w:rsidR="00000000" w:rsidRPr="00000000">
        <w:rPr>
          <w:rtl w:val="0"/>
        </w:rPr>
      </w:r>
    </w:p>
    <w:p w:rsidR="00000000" w:rsidDel="00000000" w:rsidP="00000000" w:rsidRDefault="00000000" w:rsidRPr="00000000" w14:paraId="000000FD">
      <w:pPr>
        <w:pStyle w:val="Heading3"/>
        <w:tabs>
          <w:tab w:val="left" w:pos="0"/>
        </w:tabs>
        <w:contextualSpacing w:val="0"/>
        <w:rPr/>
      </w:pPr>
      <w:bookmarkStart w:colFirst="0" w:colLast="0" w:name="_ohxg172itkos" w:id="32"/>
      <w:bookmarkEnd w:id="32"/>
      <w:commentRangeStart w:id="19"/>
      <w:r w:rsidDel="00000000" w:rsidR="00000000" w:rsidRPr="00000000">
        <w:rPr>
          <w:rtl w:val="0"/>
        </w:rPr>
        <w:t xml:space="preserve">​2.7.3.​ Biases in perceiving impact (or in perceiving the importance of impact)</w:t>
      </w:r>
      <w:r w:rsidDel="00000000" w:rsidR="00000000" w:rsidRPr="00000000">
        <w:rPr>
          <w:vertAlign w:val="superscript"/>
        </w:rPr>
        <w:footnoteReference w:customMarkFollows="0" w:id="5"/>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FE">
      <w:pPr>
        <w:ind w:left="720" w:firstLine="0"/>
        <w:contextualSpacing w:val="0"/>
        <w:rPr/>
      </w:pPr>
      <w:r w:rsidDel="00000000" w:rsidR="00000000" w:rsidRPr="00000000">
        <w:rPr>
          <w:rtl w:val="0"/>
        </w:rPr>
        <w:t xml:space="preserve">Responses: De-biasing, etc. </w:t>
      </w:r>
    </w:p>
    <w:p w:rsidR="00000000" w:rsidDel="00000000" w:rsidP="00000000" w:rsidRDefault="00000000" w:rsidRPr="00000000" w14:paraId="000000FF">
      <w:pPr>
        <w:spacing w:after="86" w:before="86" w:lineRule="auto"/>
        <w:ind w:left="720" w:firstLine="0"/>
        <w:contextualSpacing w:val="0"/>
        <w:rPr/>
      </w:pPr>
      <w:r w:rsidDel="00000000" w:rsidR="00000000" w:rsidRPr="00000000">
        <w:rPr>
          <w:rtl w:val="0"/>
        </w:rPr>
        <w:t xml:space="preserve">small2007sympathy, Gneezy2014 ein2013giving, kogut2005identified, kogut_2005b, Kinsbergen_tolsma_13</w:t>
      </w:r>
    </w:p>
    <w:p w:rsidR="00000000" w:rsidDel="00000000" w:rsidP="00000000" w:rsidRDefault="00000000" w:rsidRPr="00000000" w14:paraId="00000100">
      <w:pPr>
        <w:pStyle w:val="Heading3"/>
        <w:tabs>
          <w:tab w:val="left" w:pos="0"/>
        </w:tabs>
        <w:contextualSpacing w:val="0"/>
        <w:rPr/>
      </w:pPr>
      <w:bookmarkStart w:colFirst="0" w:colLast="0" w:name="_b4kagzwdfbj5" w:id="33"/>
      <w:bookmarkEnd w:id="33"/>
      <w:r w:rsidDel="00000000" w:rsidR="00000000" w:rsidRPr="00000000">
        <w:rPr>
          <w:rtl w:val="0"/>
        </w:rPr>
        <w:t xml:space="preserve">​2.7.4.​ Misunderstanding need</w:t>
      </w:r>
    </w:p>
    <w:p w:rsidR="00000000" w:rsidDel="00000000" w:rsidP="00000000" w:rsidRDefault="00000000" w:rsidRPr="00000000" w14:paraId="00000101">
      <w:pPr>
        <w:pStyle w:val="Heading3"/>
        <w:tabs>
          <w:tab w:val="left" w:pos="0"/>
        </w:tabs>
        <w:contextualSpacing w:val="0"/>
        <w:rPr/>
      </w:pPr>
      <w:bookmarkStart w:colFirst="0" w:colLast="0" w:name="_b4kagzwdfbj5" w:id="33"/>
      <w:bookmarkEnd w:id="33"/>
      <w:r w:rsidDel="00000000" w:rsidR="00000000" w:rsidRPr="00000000">
        <w:rPr>
          <w:rtl w:val="0"/>
        </w:rPr>
        <w:t xml:space="preserve">​2.7.5.​ Availability heuristic</w:t>
      </w:r>
    </w:p>
    <w:p w:rsidR="00000000" w:rsidDel="00000000" w:rsidP="00000000" w:rsidRDefault="00000000" w:rsidRPr="00000000" w14:paraId="00000102">
      <w:pPr>
        <w:pStyle w:val="Heading3"/>
        <w:tabs>
          <w:tab w:val="left" w:pos="0"/>
        </w:tabs>
        <w:contextualSpacing w:val="0"/>
        <w:rPr/>
      </w:pPr>
      <w:bookmarkStart w:colFirst="0" w:colLast="0" w:name="_b4kagzwdfbj5" w:id="33"/>
      <w:bookmarkEnd w:id="33"/>
      <w:r w:rsidDel="00000000" w:rsidR="00000000" w:rsidRPr="00000000">
        <w:rPr>
          <w:rtl w:val="0"/>
        </w:rPr>
        <w:t xml:space="preserve">​2.7.6.​ Number of deaths (they’re already dead)</w:t>
      </w:r>
    </w:p>
    <w:p w:rsidR="00000000" w:rsidDel="00000000" w:rsidP="00000000" w:rsidRDefault="00000000" w:rsidRPr="00000000" w14:paraId="00000103">
      <w:pPr>
        <w:pStyle w:val="Heading3"/>
        <w:tabs>
          <w:tab w:val="left" w:pos="0"/>
        </w:tabs>
        <w:contextualSpacing w:val="0"/>
        <w:rPr/>
      </w:pPr>
      <w:bookmarkStart w:colFirst="0" w:colLast="0" w:name="_b4kagzwdfbj5" w:id="33"/>
      <w:bookmarkEnd w:id="33"/>
      <w:r w:rsidDel="00000000" w:rsidR="00000000" w:rsidRPr="00000000">
        <w:rPr>
          <w:rtl w:val="0"/>
        </w:rPr>
        <w:t xml:space="preserve">​2.7.7.​ Statistical victim effect</w:t>
      </w:r>
    </w:p>
    <w:p w:rsidR="00000000" w:rsidDel="00000000" w:rsidP="00000000" w:rsidRDefault="00000000" w:rsidRPr="00000000" w14:paraId="00000104">
      <w:pPr>
        <w:pStyle w:val="Heading3"/>
        <w:tabs>
          <w:tab w:val="left" w:pos="0"/>
        </w:tabs>
        <w:contextualSpacing w:val="0"/>
        <w:rPr/>
      </w:pPr>
      <w:bookmarkStart w:colFirst="0" w:colLast="0" w:name="_b4kagzwdfbj5" w:id="33"/>
      <w:bookmarkEnd w:id="33"/>
      <w:commentRangeStart w:id="20"/>
      <w:commentRangeStart w:id="21"/>
      <w:r w:rsidDel="00000000" w:rsidR="00000000" w:rsidRPr="00000000">
        <w:rPr>
          <w:rtl w:val="0"/>
        </w:rPr>
        <w:t xml:space="preserve">​2.7.8.​ Overhead aversion </w:t>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05">
      <w:pPr>
        <w:pStyle w:val="Heading3"/>
        <w:tabs>
          <w:tab w:val="left" w:pos="0"/>
        </w:tabs>
        <w:contextualSpacing w:val="0"/>
        <w:rPr/>
      </w:pPr>
      <w:bookmarkStart w:colFirst="0" w:colLast="0" w:name="_bx3upy312sen" w:id="34"/>
      <w:bookmarkEnd w:id="34"/>
      <w:r w:rsidDel="00000000" w:rsidR="00000000" w:rsidRPr="00000000">
        <w:rPr>
          <w:rtl w:val="0"/>
        </w:rPr>
        <w:t xml:space="preserve">​2.7.9.​ Opportunity cost neglect</w:t>
      </w:r>
    </w:p>
    <w:p w:rsidR="00000000" w:rsidDel="00000000" w:rsidP="00000000" w:rsidRDefault="00000000" w:rsidRPr="00000000" w14:paraId="00000106">
      <w:pPr>
        <w:tabs>
          <w:tab w:val="left" w:pos="0"/>
        </w:tabs>
        <w:contextualSpacing w:val="0"/>
        <w:rPr/>
      </w:pPr>
      <w:r w:rsidDel="00000000" w:rsidR="00000000" w:rsidRPr="00000000">
        <w:rPr>
          <w:rtl w:val="0"/>
        </w:rPr>
      </w:r>
    </w:p>
    <w:p w:rsidR="00000000" w:rsidDel="00000000" w:rsidP="00000000" w:rsidRDefault="00000000" w:rsidRPr="00000000" w14:paraId="00000107">
      <w:pPr>
        <w:tabs>
          <w:tab w:val="left" w:pos="0"/>
        </w:tabs>
        <w:contextualSpacing w:val="0"/>
        <w:rPr/>
      </w:pPr>
      <w:r w:rsidDel="00000000" w:rsidR="00000000" w:rsidRPr="00000000">
        <w:rPr>
          <w:rtl w:val="0"/>
        </w:rPr>
        <w:t xml:space="preserve">Not sure where this belongs:</w:t>
      </w:r>
    </w:p>
    <w:p w:rsidR="00000000" w:rsidDel="00000000" w:rsidP="00000000" w:rsidRDefault="00000000" w:rsidRPr="00000000" w14:paraId="00000108">
      <w:pPr>
        <w:pStyle w:val="Heading2"/>
        <w:numPr>
          <w:ilvl w:val="1"/>
          <w:numId w:val="7"/>
        </w:numPr>
        <w:tabs>
          <w:tab w:val="left" w:pos="0"/>
        </w:tabs>
        <w:ind w:left="720" w:firstLine="0"/>
        <w:rPr>
          <w:b w:val="1"/>
          <w:color w:val="91170a"/>
          <w:sz w:val="26"/>
          <w:szCs w:val="26"/>
        </w:rPr>
      </w:pPr>
      <w:bookmarkStart w:colFirst="0" w:colLast="0" w:name="_aecc09t8zpn1" w:id="35"/>
      <w:bookmarkEnd w:id="35"/>
      <w:r w:rsidDel="00000000" w:rsidR="00000000" w:rsidRPr="00000000">
        <w:rPr>
          <w:rtl w:val="0"/>
        </w:rPr>
        <w:t xml:space="preserve">​2.8.​ 2b. Barriers: “Waste aversion”; Perfectionism/deontological aversion to 'waste' (or excuse-driven, motivated reasoning), Perceived lack of transparency, and perceived/actual corruption overseas (‘protected value’); “risky charities”</w:t>
      </w:r>
    </w:p>
    <w:p w:rsidR="00000000" w:rsidDel="00000000" w:rsidP="00000000" w:rsidRDefault="00000000" w:rsidRPr="00000000" w14:paraId="00000109">
      <w:pPr>
        <w:ind w:left="720" w:firstLine="0"/>
        <w:contextualSpacing w:val="0"/>
        <w:rPr/>
      </w:pPr>
      <w:r w:rsidDel="00000000" w:rsidR="00000000" w:rsidRPr="00000000">
        <w:rPr>
          <w:rtl w:val="0"/>
        </w:rPr>
        <w:t xml:space="preserve">"Overhead aversion, Information about recipients' deservingness -, "Avoid uncertainties/excuses not to give/mental transactions costs - "</w:t>
      </w:r>
    </w:p>
    <w:p w:rsidR="00000000" w:rsidDel="00000000" w:rsidP="00000000" w:rsidRDefault="00000000" w:rsidRPr="00000000" w14:paraId="0000010A">
      <w:pPr>
        <w:numPr>
          <w:ilvl w:val="0"/>
          <w:numId w:val="7"/>
        </w:numPr>
        <w:contextualSpacing w:val="1"/>
        <w:rPr>
          <w:color w:val="91170a"/>
          <w:sz w:val="20"/>
          <w:szCs w:val="20"/>
        </w:rPr>
      </w:pPr>
      <w:r w:rsidDel="00000000" w:rsidR="00000000" w:rsidRPr="00000000">
        <w:rPr>
          <w:rtl w:val="0"/>
        </w:rPr>
        <w:t xml:space="preserve">Effective charities tend to operate in ldc’s, which tend to have higher corruption indices.</w:t>
      </w:r>
    </w:p>
    <w:p w:rsidR="00000000" w:rsidDel="00000000" w:rsidP="00000000" w:rsidRDefault="00000000" w:rsidRPr="00000000" w14:paraId="0000010B">
      <w:pPr>
        <w:numPr>
          <w:ilvl w:val="0"/>
          <w:numId w:val="7"/>
        </w:numPr>
        <w:contextualSpacing w:val="1"/>
        <w:rPr>
          <w:color w:val="91170a"/>
          <w:sz w:val="20"/>
          <w:szCs w:val="20"/>
        </w:rPr>
      </w:pPr>
      <w:r w:rsidDel="00000000" w:rsidR="00000000" w:rsidRPr="00000000">
        <w:rPr>
          <w:rtl w:val="0"/>
        </w:rPr>
        <w:t xml:space="preserve">Aversion to overhead will lead people to be biased against evidence-based charities that evaluate their own programs</w:t>
      </w:r>
    </w:p>
    <w:p w:rsidR="00000000" w:rsidDel="00000000" w:rsidP="00000000" w:rsidRDefault="00000000" w:rsidRPr="00000000" w14:paraId="0000010C">
      <w:pPr>
        <w:spacing w:after="86" w:before="86" w:lineRule="auto"/>
        <w:ind w:left="720" w:firstLine="0"/>
        <w:contextualSpacing w:val="0"/>
        <w:rPr/>
      </w:pPr>
      <w:r w:rsidDel="00000000" w:rsidR="00000000" w:rsidRPr="00000000">
        <w:rPr>
          <w:rtl w:val="0"/>
        </w:rPr>
        <w:t xml:space="preserve">(Gneezy ea, '14), (Fong &amp; O, '10), (Exley, '16b) (Andreoni ea, '17), (Dellavigna ea, '1</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and</w:t>
      </w:r>
      <w:r w:rsidDel="00000000" w:rsidR="00000000" w:rsidRPr="00000000">
        <w:rPr>
          <w:rtl w:val="0"/>
        </w:rPr>
      </w:r>
    </w:p>
    <w:p w:rsidR="00000000" w:rsidDel="00000000" w:rsidP="00000000" w:rsidRDefault="00000000" w:rsidRPr="00000000" w14:paraId="0000010E">
      <w:pPr>
        <w:pStyle w:val="Heading1"/>
        <w:numPr>
          <w:ilvl w:val="0"/>
          <w:numId w:val="7"/>
        </w:numPr>
        <w:tabs>
          <w:tab w:val="left" w:pos="0"/>
        </w:tabs>
        <w:ind w:left="0" w:firstLine="0"/>
        <w:contextualSpacing w:val="0"/>
        <w:rPr>
          <w:rFonts w:ascii="Cormorant Garamond" w:cs="Cormorant Garamond" w:eastAsia="Cormorant Garamond" w:hAnsi="Cormorant Garamond"/>
        </w:rPr>
      </w:pPr>
      <w:bookmarkStart w:colFirst="0" w:colLast="0" w:name="_w5nfs17mtd8k" w:id="36"/>
      <w:bookmarkEnd w:id="36"/>
      <w:r w:rsidDel="00000000" w:rsidR="00000000" w:rsidRPr="00000000">
        <w:rPr>
          <w:rtl w:val="0"/>
        </w:rPr>
        <w:t xml:space="preserve">​3.​ Tools for motivating EA giving</w:t>
      </w:r>
      <w:r w:rsidDel="00000000" w:rsidR="00000000" w:rsidRPr="00000000">
        <w:rPr>
          <w:rtl w:val="0"/>
        </w:rPr>
      </w:r>
    </w:p>
    <w:p w:rsidR="00000000" w:rsidDel="00000000" w:rsidP="00000000" w:rsidRDefault="00000000" w:rsidRPr="00000000" w14:paraId="0000010F">
      <w:pPr>
        <w:pStyle w:val="Heading2"/>
        <w:numPr>
          <w:ilvl w:val="1"/>
          <w:numId w:val="7"/>
        </w:numPr>
        <w:tabs>
          <w:tab w:val="left" w:pos="0"/>
        </w:tabs>
        <w:ind w:left="0" w:firstLine="0"/>
        <w:contextualSpacing w:val="0"/>
        <w:rPr>
          <w:sz w:val="28"/>
          <w:szCs w:val="28"/>
          <w:u w:val="none"/>
        </w:rPr>
      </w:pPr>
      <w:bookmarkStart w:colFirst="0" w:colLast="0" w:name="_hep7tkho7tn9" w:id="37"/>
      <w:bookmarkEnd w:id="37"/>
      <w:r w:rsidDel="00000000" w:rsidR="00000000" w:rsidRPr="00000000">
        <w:rPr>
          <w:u w:val="none"/>
          <w:rtl w:val="0"/>
        </w:rPr>
        <w:t xml:space="preserve">​3.1.​ Psych/behavioral tools; applicability to EA charities</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vertAlign w:val="baseline"/>
        </w:rPr>
      </w:pPr>
      <w:r w:rsidDel="00000000" w:rsidR="00000000" w:rsidRPr="00000000">
        <w:rPr>
          <w:vertAlign w:val="baseline"/>
          <w:rtl w:val="0"/>
        </w:rPr>
        <w:t xml:space="preserve">Briefly highlight those 'tools' that give non-EA an advantage, but focus on the actionable--how EA lessen or flip that advantage. 2. Which tools present particular challenges or opportunities for EA</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vertAlign w:val="baseline"/>
        </w:rPr>
      </w:pPr>
      <w:r w:rsidDel="00000000" w:rsidR="00000000" w:rsidRPr="00000000">
        <w:rPr>
          <w:vertAlign w:val="baseline"/>
          <w:rtl w:val="0"/>
        </w:rPr>
        <w:t xml:space="preserve">Recipient's plight as 'loss' vs previous state -, Unconditional gift (Gift exchange) -, "Percentage donations tied to purchases, especially in online auctions -", Give more tomorrow -, Give if you win -, "Size of ask; Low-ball, 'Legitimation of paltry donation' (LPD/LPC) -", Solicitor characteristics -, Visibility (of giver), Visibility - Recognition 'to influence others', Visibility - Recognition tiers, Reveal previous donor/donation (also 'info')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vertAlign w:val="baseline"/>
        </w:rPr>
      </w:pPr>
      <w:r w:rsidDel="00000000" w:rsidR="00000000" w:rsidRPr="00000000">
        <w:rPr>
          <w:vertAlign w:val="baseline"/>
          <w:rtl w:val="0"/>
        </w:rPr>
        <w:t xml:space="preserve">(Sudhir ea, '16), (Falk, '07), (Elfenbein ea, '12), (Breman, '11), (Kellner ea, '17), (Fraser ea, '89), (Cialdini and S, '76), (Andrews ea, '08), (Gneezy ea, '17), (Landry ea, '05), (Meer, '11), (Harbaugh, '98), (Soetevent, '05), (Reinstein &amp; R, '12), (Karlan &amp; M '14), (Harbaugh, '98), (Karlan &amp; M '14), (Harbaugh, '98), (Soetevent, '05) (Karlan &amp; M '14), (Karlan &amp; M '14)</w:t>
      </w:r>
    </w:p>
    <w:p w:rsidR="00000000" w:rsidDel="00000000" w:rsidP="00000000" w:rsidRDefault="00000000" w:rsidRPr="00000000" w14:paraId="00000113">
      <w:pPr>
        <w:pStyle w:val="Heading2"/>
        <w:numPr>
          <w:ilvl w:val="1"/>
          <w:numId w:val="7"/>
        </w:numPr>
        <w:tabs>
          <w:tab w:val="left" w:pos="0"/>
        </w:tabs>
        <w:ind w:left="0" w:firstLine="0"/>
        <w:contextualSpacing w:val="0"/>
        <w:rPr>
          <w:sz w:val="28"/>
          <w:szCs w:val="28"/>
          <w:u w:val="none"/>
        </w:rPr>
      </w:pPr>
      <w:bookmarkStart w:colFirst="0" w:colLast="0" w:name="_qfnrd4b4zlv0" w:id="38"/>
      <w:bookmarkEnd w:id="38"/>
      <w:r w:rsidDel="00000000" w:rsidR="00000000" w:rsidRPr="00000000">
        <w:rPr>
          <w:u w:val="none"/>
          <w:rtl w:val="0"/>
        </w:rPr>
        <w:t xml:space="preserve">​3.2.​ 3.2. De-biasing and misperception-correction</w:t>
      </w: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vertAlign w:val="baseline"/>
        </w:rPr>
      </w:pPr>
      <w:r w:rsidDel="00000000" w:rsidR="00000000" w:rsidRPr="00000000">
        <w:rPr>
          <w:vertAlign w:val="baseline"/>
          <w:rtl w:val="0"/>
        </w:rPr>
        <w:t xml:space="preserve">(Kogut &amp; R, '05) (Caviola ea, '14)</w:t>
      </w:r>
    </w:p>
    <w:p w:rsidR="00000000" w:rsidDel="00000000" w:rsidP="00000000" w:rsidRDefault="00000000" w:rsidRPr="00000000" w14:paraId="00000115">
      <w:pPr>
        <w:pStyle w:val="Heading2"/>
        <w:numPr>
          <w:ilvl w:val="1"/>
          <w:numId w:val="7"/>
        </w:numPr>
        <w:tabs>
          <w:tab w:val="left" w:pos="0"/>
        </w:tabs>
        <w:ind w:left="0" w:firstLine="0"/>
        <w:contextualSpacing w:val="0"/>
        <w:rPr>
          <w:sz w:val="28"/>
          <w:szCs w:val="28"/>
          <w:u w:val="none"/>
        </w:rPr>
      </w:pPr>
      <w:bookmarkStart w:colFirst="0" w:colLast="0" w:name="_gycqrz8ppbsq" w:id="39"/>
      <w:bookmarkEnd w:id="39"/>
      <w:r w:rsidDel="00000000" w:rsidR="00000000" w:rsidRPr="00000000">
        <w:rPr>
          <w:u w:val="none"/>
          <w:rtl w:val="0"/>
        </w:rPr>
        <w:t xml:space="preserve">​3.3.​ 3.3. innovative proposals</w:t>
      </w: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vertAlign w:val="baseline"/>
        </w:rPr>
      </w:pPr>
      <w:r w:rsidDel="00000000" w:rsidR="00000000" w:rsidRPr="00000000">
        <w:rPr>
          <w:vertAlign w:val="baseline"/>
          <w:rtl w:val="0"/>
        </w:rPr>
        <w:t xml:space="preserve">Smeets?, Kellner_EA_2017</w:t>
      </w:r>
    </w:p>
    <w:p w:rsidR="00000000" w:rsidDel="00000000" w:rsidP="00000000" w:rsidRDefault="00000000" w:rsidRPr="00000000" w14:paraId="00000117">
      <w:pPr>
        <w:pStyle w:val="Heading2"/>
        <w:numPr>
          <w:ilvl w:val="1"/>
          <w:numId w:val="7"/>
        </w:numPr>
        <w:tabs>
          <w:tab w:val="left" w:pos="0"/>
        </w:tabs>
        <w:ind w:left="0" w:firstLine="0"/>
        <w:contextualSpacing w:val="0"/>
        <w:rPr>
          <w:sz w:val="28"/>
          <w:szCs w:val="28"/>
          <w:u w:val="none"/>
        </w:rPr>
      </w:pPr>
      <w:bookmarkStart w:colFirst="0" w:colLast="0" w:name="_q19k6w41apd7" w:id="40"/>
      <w:bookmarkEnd w:id="40"/>
      <w:r w:rsidDel="00000000" w:rsidR="00000000" w:rsidRPr="00000000">
        <w:rPr>
          <w:u w:val="none"/>
          <w:rtl w:val="0"/>
        </w:rPr>
        <w:t xml:space="preserve">​3.4.​ 3.4. EA-movement approaches and pitfalls</w:t>
      </w: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vertAlign w:val="baseline"/>
        </w:rPr>
      </w:pPr>
      <w:r w:rsidDel="00000000" w:rsidR="00000000" w:rsidRPr="00000000">
        <w:rPr>
          <w:vertAlign w:val="baseline"/>
          <w:rtl w:val="0"/>
        </w:rPr>
        <w:t xml:space="preserve">What has EA tried and how has it worked; evaluate approaches in light of the evidence. Is the movement too 'purist' (e.g., focusing on only the most effective, proven charities instead of those with broader potential appeal but less evidence)?</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vertAlign w:val="baseline"/>
        </w:rPr>
      </w:pPr>
      <w:r w:rsidDel="00000000" w:rsidR="00000000" w:rsidRPr="00000000">
        <w:rPr>
          <w:vertAlign w:val="baseline"/>
          <w:rtl w:val="0"/>
        </w:rPr>
        <w:t xml:space="preserve">Charity science</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vertAlign w:val="baseline"/>
        </w:rPr>
      </w:pPr>
      <w:r w:rsidDel="00000000" w:rsidR="00000000" w:rsidRPr="00000000">
        <w:rPr>
          <w:vertAlign w:val="baseline"/>
          <w:rtl w:val="0"/>
        </w:rPr>
        <w:t xml:space="preserve">Wiepking2012?</w:t>
      </w:r>
    </w:p>
    <w:p w:rsidR="00000000" w:rsidDel="00000000" w:rsidP="00000000" w:rsidRDefault="00000000" w:rsidRPr="00000000" w14:paraId="0000011B">
      <w:pPr>
        <w:pStyle w:val="Heading1"/>
        <w:numPr>
          <w:ilvl w:val="0"/>
          <w:numId w:val="7"/>
        </w:numPr>
        <w:tabs>
          <w:tab w:val="left" w:pos="0"/>
        </w:tabs>
        <w:ind w:left="0" w:firstLine="0"/>
        <w:contextualSpacing w:val="0"/>
        <w:rPr>
          <w:rFonts w:ascii="Cormorant Garamond" w:cs="Cormorant Garamond" w:eastAsia="Cormorant Garamond" w:hAnsi="Cormorant Garamond"/>
        </w:rPr>
      </w:pPr>
      <w:bookmarkStart w:colFirst="0" w:colLast="0" w:name="_r7z2ciqyynog" w:id="41"/>
      <w:bookmarkEnd w:id="41"/>
      <w:r w:rsidDel="00000000" w:rsidR="00000000" w:rsidRPr="00000000">
        <w:rPr>
          <w:rFonts w:ascii="Cormorant Garamond" w:cs="Cormorant Garamond" w:eastAsia="Cormorant Garamond" w:hAnsi="Cormorant Garamond"/>
          <w:rtl w:val="0"/>
        </w:rPr>
        <w:t xml:space="preserve">​4.​ Conclusion; a research agenda</w:t>
      </w: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vertAlign w:val="baseline"/>
        </w:rPr>
      </w:pPr>
      <w:r w:rsidDel="00000000" w:rsidR="00000000" w:rsidRPr="00000000">
        <w:rPr>
          <w:vertAlign w:val="baseline"/>
          <w:rtl w:val="0"/>
        </w:rPr>
        <w:t xml:space="preserve">Need for systematic platforms to study this, systematic experimentation and data sharing among effective/international charities. Platforms available, proposals for particular research projects and approaches.</w:t>
      </w:r>
    </w:p>
    <w:p w:rsidR="00000000" w:rsidDel="00000000" w:rsidP="00000000" w:rsidRDefault="00000000" w:rsidRPr="00000000" w14:paraId="0000011D">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0"/>
        </w:tabs>
        <w:spacing w:after="86" w:before="86" w:line="240" w:lineRule="auto"/>
        <w:ind w:left="720" w:right="0" w:hanging="360"/>
        <w:contextualSpacing w:val="0"/>
        <w:jc w:val="left"/>
        <w:rPr>
          <w:i w:val="0"/>
          <w:smallCaps w:val="0"/>
          <w:strike w:val="0"/>
          <w:color w:val="000000"/>
          <w:shd w:fill="auto" w:val="clear"/>
          <w:vertAlign w:val="baseline"/>
        </w:rPr>
      </w:pPr>
      <w:r w:rsidDel="00000000" w:rsidR="00000000" w:rsidRPr="00000000">
        <w:rPr>
          <w:vertAlign w:val="baseline"/>
          <w:rtl w:val="0"/>
        </w:rPr>
        <w:t xml:space="preserve">Who gives to the truly most effective international charities?</w:t>
      </w:r>
    </w:p>
    <w:p w:rsidR="00000000" w:rsidDel="00000000" w:rsidP="00000000" w:rsidRDefault="00000000" w:rsidRPr="00000000" w14:paraId="0000011E">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0"/>
        </w:tabs>
        <w:spacing w:after="86" w:before="86" w:line="240" w:lineRule="auto"/>
        <w:ind w:left="720" w:right="0" w:hanging="360"/>
        <w:contextualSpacing w:val="0"/>
        <w:jc w:val="left"/>
        <w:rPr>
          <w:i w:val="0"/>
          <w:smallCaps w:val="0"/>
          <w:strike w:val="0"/>
          <w:color w:val="000000"/>
          <w:shd w:fill="auto" w:val="clear"/>
          <w:vertAlign w:val="baseline"/>
        </w:rPr>
      </w:pPr>
      <w:r w:rsidDel="00000000" w:rsidR="00000000" w:rsidRPr="00000000">
        <w:rPr>
          <w:vertAlign w:val="baseline"/>
          <w:rtl w:val="0"/>
        </w:rPr>
        <w:t xml:space="preserve">Who is most likely to be convinced, and which arguments/presentations work in the SR and LR, and for whom (heterogeneity)?</w:t>
      </w:r>
    </w:p>
    <w:p w:rsidR="00000000" w:rsidDel="00000000" w:rsidP="00000000" w:rsidRDefault="00000000" w:rsidRPr="00000000" w14:paraId="0000011F">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0"/>
        </w:tabs>
        <w:spacing w:after="0" w:before="0" w:line="240" w:lineRule="auto"/>
        <w:ind w:left="1080" w:right="0" w:hanging="360"/>
        <w:contextualSpacing w:val="0"/>
        <w:jc w:val="left"/>
        <w:rPr>
          <w:i w:val="0"/>
          <w:smallCaps w:val="0"/>
          <w:strike w:val="0"/>
          <w:color w:val="000000"/>
          <w:shd w:fill="auto" w:val="clear"/>
          <w:vertAlign w:val="baseline"/>
        </w:rPr>
      </w:pPr>
      <w:r w:rsidDel="00000000" w:rsidR="00000000" w:rsidRPr="00000000">
        <w:rPr>
          <w:vertAlign w:val="baseline"/>
          <w:rtl w:val="0"/>
        </w:rPr>
        <w:t xml:space="preserve">Statistical learning-based analyses</w:t>
      </w:r>
    </w:p>
    <w:p w:rsidR="00000000" w:rsidDel="00000000" w:rsidP="00000000" w:rsidRDefault="00000000" w:rsidRPr="00000000" w14:paraId="00000120">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0"/>
        </w:tabs>
        <w:spacing w:after="86" w:before="86" w:line="240" w:lineRule="auto"/>
        <w:ind w:left="720" w:right="0" w:hanging="360"/>
        <w:contextualSpacing w:val="0"/>
        <w:jc w:val="left"/>
        <w:rPr>
          <w:i w:val="0"/>
          <w:smallCaps w:val="0"/>
          <w:strike w:val="0"/>
          <w:color w:val="000000"/>
          <w:shd w:fill="auto" w:val="clear"/>
          <w:vertAlign w:val="baseline"/>
        </w:rPr>
      </w:pPr>
      <w:r w:rsidDel="00000000" w:rsidR="00000000" w:rsidRPr="00000000">
        <w:rPr>
          <w:vertAlign w:val="baseline"/>
          <w:rtl w:val="0"/>
        </w:rPr>
        <w:t xml:space="preserve">Practicable techniques in a range of higher-stakes real-world environments</w:t>
      </w:r>
    </w:p>
    <w:p w:rsidR="00000000" w:rsidDel="00000000" w:rsidP="00000000" w:rsidRDefault="00000000" w:rsidRPr="00000000" w14:paraId="00000121">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0"/>
        </w:tabs>
        <w:spacing w:after="86" w:before="86" w:line="240" w:lineRule="auto"/>
        <w:ind w:left="720" w:right="0" w:hanging="360"/>
        <w:contextualSpacing w:val="0"/>
        <w:jc w:val="left"/>
        <w:rPr>
          <w:i w:val="0"/>
          <w:smallCaps w:val="0"/>
          <w:strike w:val="0"/>
          <w:color w:val="000000"/>
          <w:shd w:fill="auto" w:val="clear"/>
          <w:vertAlign w:val="baseline"/>
        </w:rPr>
      </w:pPr>
      <w:r w:rsidDel="00000000" w:rsidR="00000000" w:rsidRPr="00000000">
        <w:rPr>
          <w:vertAlign w:val="baseline"/>
          <w:rtl w:val="0"/>
        </w:rPr>
        <w:t xml:space="preserve">Replication (and verification), pooled evidence, meta-analysis</w:t>
      </w:r>
    </w:p>
    <w:p w:rsidR="00000000" w:rsidDel="00000000" w:rsidP="00000000" w:rsidRDefault="00000000" w:rsidRPr="00000000" w14:paraId="00000122">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0"/>
        </w:tabs>
        <w:spacing w:after="86" w:before="86" w:line="240" w:lineRule="auto"/>
        <w:ind w:left="1080" w:right="0" w:hanging="360"/>
        <w:contextualSpacing w:val="0"/>
        <w:jc w:val="left"/>
        <w:rPr>
          <w:i w:val="0"/>
          <w:smallCaps w:val="0"/>
          <w:strike w:val="0"/>
          <w:color w:val="000000"/>
          <w:shd w:fill="auto" w:val="clear"/>
          <w:vertAlign w:val="baseline"/>
        </w:rPr>
      </w:pPr>
      <w:r w:rsidDel="00000000" w:rsidR="00000000" w:rsidRPr="00000000">
        <w:rPr>
          <w:vertAlign w:val="baseline"/>
          <w:rtl w:val="0"/>
        </w:rPr>
        <w:t xml:space="preserve">Context-sensitivity, large SE </w:t>
      </w:r>
      <m:oMath>
        <m:r>
          <w:rPr>
            <w:vertAlign w:val="baseline"/>
          </w:rPr>
          <m:t xml:space="preserve">→</m:t>
        </m:r>
      </m:oMath>
      <w:r w:rsidDel="00000000" w:rsidR="00000000" w:rsidRPr="00000000">
        <w:rPr>
          <w:vertAlign w:val="baseline"/>
          <w:rtl w:val="0"/>
        </w:rPr>
        <w:t xml:space="preserve"> large samples, statistical learning controls, sharing data</w:t>
      </w:r>
    </w:p>
    <w:p w:rsidR="00000000" w:rsidDel="00000000" w:rsidP="00000000" w:rsidRDefault="00000000" w:rsidRPr="00000000" w14:paraId="00000123">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0"/>
        </w:tabs>
        <w:spacing w:after="86" w:before="86" w:line="240" w:lineRule="auto"/>
        <w:ind w:left="1080" w:right="0" w:hanging="360"/>
        <w:contextualSpacing w:val="0"/>
        <w:jc w:val="left"/>
        <w:rPr>
          <w:i w:val="0"/>
          <w:smallCaps w:val="0"/>
          <w:strike w:val="0"/>
          <w:color w:val="000000"/>
          <w:shd w:fill="auto" w:val="clear"/>
          <w:vertAlign w:val="baseline"/>
        </w:rPr>
      </w:pPr>
      <w:r w:rsidDel="00000000" w:rsidR="00000000" w:rsidRPr="00000000">
        <w:rPr>
          <w:vertAlign w:val="baseline"/>
          <w:rtl w:val="0"/>
        </w:rPr>
        <w:t xml:space="preserve">Responses to 'obvious contrasts' seem to not reflect between-subject responses"</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vertAlign w:val="baseline"/>
        </w:rPr>
      </w:pPr>
      <w:r w:rsidDel="00000000" w:rsidR="00000000" w:rsidRPr="00000000">
        <w:rPr>
          <w:vertAlign w:val="baseline"/>
          <w:rtl w:val="0"/>
        </w:rPr>
        <w:t xml:space="preserve">Also see gatesproposal.md (Gates foundation)</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pPr>
      <w:r w:rsidDel="00000000" w:rsidR="00000000" w:rsidRPr="00000000">
        <w:rPr>
          <w:rtl w:val="0"/>
        </w:rPr>
      </w:r>
    </w:p>
    <w:p w:rsidR="00000000" w:rsidDel="00000000" w:rsidP="00000000" w:rsidRDefault="00000000" w:rsidRPr="00000000" w14:paraId="00000126">
      <w:pPr>
        <w:pStyle w:val="Heading1"/>
        <w:spacing w:line="480" w:lineRule="auto"/>
        <w:ind w:left="600"/>
        <w:contextualSpacing w:val="0"/>
        <w:rPr/>
      </w:pPr>
      <w:bookmarkStart w:colFirst="0" w:colLast="0" w:name="_wzt2296me6h7" w:id="42"/>
      <w:bookmarkEnd w:id="42"/>
      <w:commentRangeStart w:id="22"/>
      <w:r w:rsidDel="00000000" w:rsidR="00000000" w:rsidRPr="00000000">
        <w:rPr>
          <w:rtl w:val="0"/>
        </w:rPr>
        <w:t xml:space="preserve">​5.​ Works Cited</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480" w:right="0" w:hanging="480"/>
        <w:contextualSpacing w:val="0"/>
        <w:jc w:val="left"/>
        <w:rPr>
          <w:vertAlign w:val="baseline"/>
        </w:rPr>
      </w:pPr>
      <w:hyperlink r:id="rId25">
        <w:r w:rsidDel="00000000" w:rsidR="00000000" w:rsidRPr="00000000">
          <w:rPr>
            <w:color w:val="000000"/>
            <w:u w:val="none"/>
            <w:vertAlign w:val="baseline"/>
            <w:rtl w:val="0"/>
          </w:rPr>
          <w:t xml:space="preserve">Oppenheimer, Daniel M., and Christopher Y. Olivola. 2011. </w:t>
        </w:r>
      </w:hyperlink>
      <w:hyperlink r:id="rId26">
        <w:r w:rsidDel="00000000" w:rsidR="00000000" w:rsidRPr="00000000">
          <w:rPr>
            <w:i w:val="1"/>
            <w:color w:val="000000"/>
            <w:u w:val="none"/>
            <w:vertAlign w:val="baseline"/>
            <w:rtl w:val="0"/>
          </w:rPr>
          <w:t xml:space="preserve">The Science of Giving: Experimental Approaches to the Study of Charity</w:t>
        </w:r>
      </w:hyperlink>
      <w:hyperlink r:id="rId27">
        <w:r w:rsidDel="00000000" w:rsidR="00000000" w:rsidRPr="00000000">
          <w:rPr>
            <w:color w:val="000000"/>
            <w:u w:val="none"/>
            <w:vertAlign w:val="baseline"/>
            <w:rtl w:val="0"/>
          </w:rPr>
          <w:t xml:space="preserve">. Psychology Press.</w:t>
        </w:r>
      </w:hyperlink>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vertAlign w:val="baseline"/>
        </w:rPr>
      </w:pPr>
      <w:r w:rsidDel="00000000" w:rsidR="00000000" w:rsidRPr="00000000">
        <w:rPr>
          <w:rtl w:val="0"/>
        </w:rPr>
      </w:r>
    </w:p>
    <w:sectPr>
      <w:headerReference r:id="rId28" w:type="default"/>
      <w:footerReference r:id="rId29" w:type="default"/>
      <w:pgSz w:h="15840" w:w="12240"/>
      <w:pgMar w:bottom="1152" w:top="1152" w:left="1008" w:right="1008" w:header="0" w:footer="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vid reinstein" w:id="8" w:date="2018-07-05T14:23:12Z">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+ari.kagan@duke.edu +fitznich@gmail.com This language sux. Maybe you have a better term for this.</w:t>
      </w:r>
    </w:p>
  </w:comment>
  <w:comment w:author="david reinstein" w:id="13" w:date="2018-07-20T15:28:06Z">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+ari.kagan@duke.edu +fitznich@gmail.com I think these are too many distinct sections; let's think about merging</w:t>
      </w:r>
    </w:p>
  </w:comment>
  <w:comment w:author="david reinstein" w:id="14" w:date="2018-07-20T15:33:55Z">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see why this one is here, but in terms of the practical application, it seems like the 'personal' vs 'social' barriers might be separate</w:t>
      </w:r>
    </w:p>
  </w:comment>
  <w:comment w:author="david reinstein" w:id="5" w:date="2018-07-05T13:54:33Z">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here: other relevant examples of literature reviews/surveys/meta...</w:t>
      </w:r>
    </w:p>
  </w:comment>
  <w:comment w:author="david reinstein" w:id="0" w:date="2018-07-05T13:47:22Z">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+fitznich@gmail.com +ari.kagan@duke.edu ... problem with shorthand: I can't remember what this meant</w:t>
      </w:r>
    </w:p>
  </w:comment>
  <w:comment w:author="david reinstein" w:id="7" w:date="2018-07-05T13:32:44Z">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+fitznich@gmail.com +ari.kagan@duke.edu I'm considering moving this here because it is 'substantive' (so it shouldn't be in section 1), but it is important to consider before we define what a 'barrier' is... because if there is competition then anything driving giving to non-EA may reduce EA giving.</w:t>
      </w:r>
    </w:p>
  </w:comment>
  <w:comment w:author="david reinstein" w:id="15" w:date="2018-06-27T14:25:08Z">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could be Jason Nemirow's section</w:t>
      </w:r>
    </w:p>
  </w:comment>
  <w:comment w:author="david reinstein" w:id="22" w:date="2018-07-05T15:00:03Z">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a few add-ons one can use for references in Gdocs. None are perfect but for now I think Paperpile is perhaps the best</w:t>
      </w:r>
    </w:p>
  </w:comment>
  <w:comment w:author="david reinstein" w:id="11" w:date="2018-05-03T11:16:05Z">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barrier descriptions copied from/to be synced with airtable "Categories" sheet, "EA-Barriers-functional"  classification.</w:t>
      </w:r>
    </w:p>
  </w:comment>
  <w:comment w:author="david reinstein" w:id="12" w:date="2018-07-20T15:47:34Z">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+ari.kagan@duke.edu +fitznich@gmail.com  These are now (approximately)  in the same order as in the airtable table "Barriers to EAG"</w:t>
      </w:r>
    </w:p>
  </w:comment>
  <w:comment w:author="david reinstein" w:id="1" w:date="2018-05-03T11:28:06Z">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+ari.kagan@duke.edu +fitznich@gmail.com  I think we need to discuss this somewhere, but I'm not sure where.  If people fundamentally are not utilitarian,  there is really no puzzle as to why they give to less effective charities or and not give so much to the more effective ones.  The whole idea  that the things below are "barriers"  relies on people fundamentally being Utilitarian,  or at least on that being part of their motivation. Do you agree?</w:t>
      </w:r>
    </w:p>
  </w:comment>
  <w:comment w:author="Nick Fitz" w:id="2" w:date="2018-05-03T11:37:25Z">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definitely talk about this (comes up regularly) and settle it together. I think it's just clarifying the argument, goals, and scope which is useful for us. +ari.kagan@duke.edu +daaronr@gmail.com</w:t>
      </w:r>
    </w:p>
  </w:comment>
  <w:comment w:author="Nick Fitz" w:id="3" w:date="2018-05-03T11:45:22Z">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a quick note before we talk about this more: we can use the Money For Good report to partially set up the work here - people want their charity money to be effective. Like with behavioral barriers to vaccines, eating better, smoking, lots of others, people don't have to be 100% maximizers of health for there still to be legitimate behavioral barriers. We want to talk about the environmental and psychological barriers to giving effectively, especially since there's an argument everyone should do this (and many people want to do this in the abstract - reminds me of Lucius' ongoing work here)</w:t>
      </w:r>
    </w:p>
  </w:comment>
  <w:comment w:author="david reinstein" w:id="4" w:date="2018-05-03T11:58:54Z">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 agree.   I just want to be careful not to make statements like "one barrier is people may not care about effectiveness but instead may have subjective preferences over charities" ...  because this wouldn't really be a barrier (in the same sense) this would be their underlying motivation</w:t>
      </w:r>
    </w:p>
  </w:comment>
  <w:comment w:author="david reinstein" w:id="16" w:date="2018-05-03T12:34:43Z">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+ari.kagan@duke.edu +fitznich@gmail.com It's not clear  weather these are biases in the same sense  or whether they should be in  the previous section</w:t>
      </w:r>
    </w:p>
  </w:comment>
  <w:comment w:author="david reinstein" w:id="9" w:date="2018-07-05T14:42:06Z">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suggesting a change in the ordering here perhaps, to go with the above 'process ordering', from the first step to the last one.</w:t>
      </w:r>
    </w:p>
  </w:comment>
  <w:comment w:author="david reinstein" w:id="10" w:date="2018-07-05T14:40:56Z">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merging these</w:t>
      </w:r>
    </w:p>
  </w:comment>
  <w:comment w:author="Nick Fitz" w:id="20" w:date="2018-05-03T20:56:37Z">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category/cluster of WASTE AVERSION which has overhead aversion and evaluability (overhead &gt; effective), etc...</w:t>
      </w:r>
    </w:p>
  </w:comment>
  <w:comment w:author="david reinstein" w:id="21" w:date="2018-07-20T15:42:00Z">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 is this a quantitative bias? Or is it a  Departure from utilitarianism?</w:t>
      </w:r>
    </w:p>
  </w:comment>
  <w:comment w:author="david reinstein" w:id="19" w:date="2018-07-20T15:41:02Z">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"Biases in perceiving impact" was (by accident?) given as an overarching category here. I merged these under 'quantitative biases'.What do you think? +ari.kagan@duke.edu +fitznich@gmail.com</w:t>
      </w:r>
    </w:p>
  </w:comment>
  <w:comment w:author="david reinstein" w:id="18" w:date="2018-05-03T12:07:26Z">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I have copied much of this from the Airtable columns</w:t>
      </w:r>
    </w:p>
  </w:comment>
  <w:comment w:author="david reinstein" w:id="17" w:date="2018-06-27T14:20:53Z">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this is the most relevant area for Robin Bergh?</w:t>
      </w:r>
    </w:p>
  </w:comment>
  <w:comment w:author="david reinstein" w:id="6" w:date="2018-05-03T11:05:13Z">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+fitznich@gmail.com +ari.kagan@duke.edu I'm working on rearranging this according to our new "Barriers - functional" schema; saved a copy of the old version for the records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rmorant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B">
      <w:pP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We refer to Utilitarian in its moral  “greatest good for the greatest number” philosophical sense; this is not the “consistent maximization” Economics framework.</w:t>
      </w:r>
    </w:p>
  </w:footnote>
  <w:footnote w:id="3">
    <w:p w:rsidR="00000000" w:rsidDel="00000000" w:rsidP="00000000" w:rsidRDefault="00000000" w:rsidRPr="00000000" w14:paraId="0000012C">
      <w:pP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 Miller “EA challenges 4: Availability bias in utilitarian judgments”; he contrasts US rifle homicides to global malaria deaths, </w:t>
      </w:r>
      <w:r w:rsidDel="00000000" w:rsidR="00000000" w:rsidRPr="00000000">
        <w:rPr>
          <w:sz w:val="20"/>
          <w:szCs w:val="20"/>
          <w:rtl w:val="0"/>
        </w:rPr>
        <w:t xml:space="preserve">mentions news coverage</w:t>
      </w:r>
      <w:r w:rsidDel="00000000" w:rsidR="00000000" w:rsidRPr="00000000">
        <w:rPr>
          <w:rtl w:val="0"/>
        </w:rPr>
      </w:r>
    </w:p>
  </w:footnote>
  <w:footnote w:id="4">
    <w:p w:rsidR="00000000" w:rsidDel="00000000" w:rsidP="00000000" w:rsidRDefault="00000000" w:rsidRPr="00000000" w14:paraId="0000012D">
      <w:pP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 Miller’s “EA challenges 3: Scope-insensitivity in utilitarian judgments”; notes Scope (‘number of beings affected, current and future’), Suffering, and Duration… Challenge 10 “Scope-insensitivity about long-term stakes” [In CBA I don’t consider the benefit correctly]</w:t>
      </w:r>
    </w:p>
    <w:p w:rsidR="00000000" w:rsidDel="00000000" w:rsidP="00000000" w:rsidRDefault="00000000" w:rsidRPr="00000000" w14:paraId="0000012E">
      <w:pPr>
        <w:contextualSpacing w:val="0"/>
        <w:rPr>
          <w:sz w:val="20"/>
          <w:szCs w:val="20"/>
        </w:rPr>
      </w:pPr>
      <w:r w:rsidDel="00000000" w:rsidR="00000000" w:rsidRPr="00000000">
        <w:rPr>
          <w:rtl w:val="0"/>
        </w:rPr>
      </w:r>
    </w:p>
    <w:p w:rsidR="00000000" w:rsidDel="00000000" w:rsidP="00000000" w:rsidRDefault="00000000" w:rsidRPr="00000000" w14:paraId="0000012F">
      <w:pPr>
        <w:contextualSpacing w:val="0"/>
        <w:rPr>
          <w:sz w:val="20"/>
          <w:szCs w:val="20"/>
        </w:rPr>
      </w:pPr>
      <w:r w:rsidDel="00000000" w:rsidR="00000000" w:rsidRPr="00000000">
        <w:rPr>
          <w:rtl w:val="0"/>
        </w:rPr>
      </w:r>
    </w:p>
  </w:footnote>
  <w:footnote w:id="1">
    <w:p w:rsidR="00000000" w:rsidDel="00000000" w:rsidP="00000000" w:rsidRDefault="00000000" w:rsidRPr="00000000" w14:paraId="00000130">
      <w:pP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Relates to Geoffrey Miller’s “EA challenges 7: instinctive moral judgment don’t update very well”... mentions confirmation bias (Plous ‘93), status-quo bias (Kahneman ea ‘91), difficulty with moral uncertainty (MacAskill ‘14), ‘bad at Bayesian updateing, counterfactual reasoning, and steelmanning arguments’</w:t>
      </w:r>
    </w:p>
  </w:footnote>
  <w:footnote w:id="5">
    <w:p w:rsidR="00000000" w:rsidDel="00000000" w:rsidP="00000000" w:rsidRDefault="00000000" w:rsidRPr="00000000" w14:paraId="00000131">
      <w:pP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Relates to Geoffrey Miller’s “EA challenges 7: instinctive moral judgment don’t update very well”... mentions confirmation bias (Plous ‘93), status-quo bias (Kahneman ea ‘91), difficulty with moral uncertainty (MacAskill ‘14), ‘bad at Bayesian updateing, counterfactual reasoning, and steelmanning arguments’</w:t>
      </w:r>
    </w:p>
  </w:footnote>
  <w:footnote w:id="2">
    <w:p w:rsidR="00000000" w:rsidDel="00000000" w:rsidP="00000000" w:rsidRDefault="00000000" w:rsidRPr="00000000" w14:paraId="00000132">
      <w:pPr>
        <w:contextualSpacing w:val="0"/>
        <w:rPr>
          <w:sz w:val="20"/>
          <w:szCs w:val="20"/>
        </w:rPr>
      </w:pPr>
      <w:r w:rsidDel="00000000" w:rsidR="00000000" w:rsidRPr="00000000">
        <w:rPr>
          <w:rStyle w:val="FootnoteReference"/>
          <w:vertAlign w:val="superscript"/>
        </w:rPr>
        <w:footnoteRef/>
      </w:r>
      <w:r w:rsidDel="00000000" w:rsidR="00000000" w:rsidRPr="00000000">
        <w:rPr>
          <w:rFonts w:ascii="Nova Mono" w:cs="Nova Mono" w:eastAsia="Nova Mono" w:hAnsi="Nova Mono"/>
          <w:sz w:val="20"/>
          <w:szCs w:val="20"/>
          <w:rtl w:val="0"/>
        </w:rPr>
        <w:t xml:space="preserve"> Geoffrey Miller: “EA challenges 1: Selfish genes vs. the expanding circle… Kin selection → family… Reciprocal altruism → friends… Sexual selection → mates … Group selection → tribe...Humans show parochialism: favor domestic charities over global charities than may be 100x more cost-effective”. This could be extended to the “distance” to “non-humans”; see Miller “EA challenges 9: Theory of Mind fails for non-humans”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18"/>
        <w:szCs w:val="18"/>
      </w:rPr>
    </w:lvl>
    <w:lvl w:ilvl="1">
      <w:start w:val="1"/>
      <w:numFmt w:val="bullet"/>
      <w:lvlText w:val="‣"/>
      <w:lvlJc w:val="left"/>
      <w:pPr>
        <w:ind w:left="1080" w:hanging="360"/>
      </w:pPr>
      <w:rPr>
        <w:sz w:val="18"/>
        <w:szCs w:val="18"/>
      </w:rPr>
    </w:lvl>
    <w:lvl w:ilvl="2">
      <w:start w:val="1"/>
      <w:numFmt w:val="bullet"/>
      <w:lvlText w:val="⁃"/>
      <w:lvlJc w:val="left"/>
      <w:pPr>
        <w:ind w:left="1440" w:hanging="360"/>
      </w:pPr>
      <w:rPr>
        <w:sz w:val="18"/>
        <w:szCs w:val="18"/>
      </w:rPr>
    </w:lvl>
    <w:lvl w:ilvl="3">
      <w:start w:val="1"/>
      <w:numFmt w:val="bullet"/>
      <w:lvlText w:val=""/>
      <w:lvlJc w:val="left"/>
      <w:pPr>
        <w:ind w:left="1800" w:hanging="360"/>
      </w:pPr>
      <w:rPr>
        <w:sz w:val="18"/>
        <w:szCs w:val="18"/>
      </w:rPr>
    </w:lvl>
    <w:lvl w:ilvl="4">
      <w:start w:val="1"/>
      <w:numFmt w:val="bullet"/>
      <w:lvlText w:val="‣"/>
      <w:lvlJc w:val="left"/>
      <w:pPr>
        <w:ind w:left="2160" w:hanging="360"/>
      </w:pPr>
      <w:rPr>
        <w:sz w:val="18"/>
        <w:szCs w:val="18"/>
      </w:rPr>
    </w:lvl>
    <w:lvl w:ilvl="5">
      <w:start w:val="1"/>
      <w:numFmt w:val="bullet"/>
      <w:lvlText w:val="⁃"/>
      <w:lvlJc w:val="left"/>
      <w:pPr>
        <w:ind w:left="2520" w:hanging="360"/>
      </w:pPr>
      <w:rPr>
        <w:sz w:val="18"/>
        <w:szCs w:val="18"/>
      </w:rPr>
    </w:lvl>
    <w:lvl w:ilvl="6">
      <w:start w:val="1"/>
      <w:numFmt w:val="bullet"/>
      <w:lvlText w:val=""/>
      <w:lvlJc w:val="left"/>
      <w:pPr>
        <w:ind w:left="2880" w:hanging="360"/>
      </w:pPr>
      <w:rPr>
        <w:sz w:val="18"/>
        <w:szCs w:val="18"/>
      </w:rPr>
    </w:lvl>
    <w:lvl w:ilvl="7">
      <w:start w:val="1"/>
      <w:numFmt w:val="bullet"/>
      <w:lvlText w:val="‣"/>
      <w:lvlJc w:val="left"/>
      <w:pPr>
        <w:ind w:left="3240" w:hanging="360"/>
      </w:pPr>
      <w:rPr>
        <w:sz w:val="18"/>
        <w:szCs w:val="18"/>
      </w:rPr>
    </w:lvl>
    <w:lvl w:ilvl="8">
      <w:start w:val="1"/>
      <w:numFmt w:val="bullet"/>
      <w:lvlText w:val="⁃"/>
      <w:lvlJc w:val="left"/>
      <w:pPr>
        <w:ind w:left="3600" w:hanging="360"/>
      </w:pPr>
      <w:rPr>
        <w:sz w:val="18"/>
        <w:szCs w:val="18"/>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sz w:val="18"/>
        <w:szCs w:val="18"/>
      </w:rPr>
    </w:lvl>
    <w:lvl w:ilvl="1">
      <w:start w:val="1"/>
      <w:numFmt w:val="bullet"/>
      <w:lvlText w:val="‣"/>
      <w:lvlJc w:val="left"/>
      <w:pPr>
        <w:ind w:left="1080" w:hanging="360"/>
      </w:pPr>
      <w:rPr>
        <w:sz w:val="18"/>
        <w:szCs w:val="18"/>
      </w:rPr>
    </w:lvl>
    <w:lvl w:ilvl="2">
      <w:start w:val="1"/>
      <w:numFmt w:val="bullet"/>
      <w:lvlText w:val="⁃"/>
      <w:lvlJc w:val="left"/>
      <w:pPr>
        <w:ind w:left="1440" w:hanging="360"/>
      </w:pPr>
      <w:rPr>
        <w:sz w:val="18"/>
        <w:szCs w:val="18"/>
      </w:rPr>
    </w:lvl>
    <w:lvl w:ilvl="3">
      <w:start w:val="1"/>
      <w:numFmt w:val="bullet"/>
      <w:lvlText w:val=""/>
      <w:lvlJc w:val="left"/>
      <w:pPr>
        <w:ind w:left="1800" w:hanging="360"/>
      </w:pPr>
      <w:rPr>
        <w:sz w:val="18"/>
        <w:szCs w:val="18"/>
      </w:rPr>
    </w:lvl>
    <w:lvl w:ilvl="4">
      <w:start w:val="1"/>
      <w:numFmt w:val="bullet"/>
      <w:lvlText w:val="‣"/>
      <w:lvlJc w:val="left"/>
      <w:pPr>
        <w:ind w:left="2160" w:hanging="360"/>
      </w:pPr>
      <w:rPr>
        <w:sz w:val="18"/>
        <w:szCs w:val="18"/>
      </w:rPr>
    </w:lvl>
    <w:lvl w:ilvl="5">
      <w:start w:val="1"/>
      <w:numFmt w:val="bullet"/>
      <w:lvlText w:val="⁃"/>
      <w:lvlJc w:val="left"/>
      <w:pPr>
        <w:ind w:left="2520" w:hanging="360"/>
      </w:pPr>
      <w:rPr>
        <w:sz w:val="18"/>
        <w:szCs w:val="18"/>
      </w:rPr>
    </w:lvl>
    <w:lvl w:ilvl="6">
      <w:start w:val="1"/>
      <w:numFmt w:val="bullet"/>
      <w:lvlText w:val=""/>
      <w:lvlJc w:val="left"/>
      <w:pPr>
        <w:ind w:left="2880" w:hanging="360"/>
      </w:pPr>
      <w:rPr>
        <w:sz w:val="18"/>
        <w:szCs w:val="18"/>
      </w:rPr>
    </w:lvl>
    <w:lvl w:ilvl="7">
      <w:start w:val="1"/>
      <w:numFmt w:val="bullet"/>
      <w:lvlText w:val="‣"/>
      <w:lvlJc w:val="left"/>
      <w:pPr>
        <w:ind w:left="3240" w:hanging="360"/>
      </w:pPr>
      <w:rPr>
        <w:sz w:val="18"/>
        <w:szCs w:val="18"/>
      </w:rPr>
    </w:lvl>
    <w:lvl w:ilvl="8">
      <w:start w:val="1"/>
      <w:numFmt w:val="bullet"/>
      <w:lvlText w:val="⁃"/>
      <w:lvlJc w:val="left"/>
      <w:pPr>
        <w:ind w:left="3600" w:hanging="360"/>
      </w:pPr>
      <w:rPr>
        <w:sz w:val="18"/>
        <w:szCs w:val="18"/>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sz w:val="18"/>
        <w:szCs w:val="18"/>
      </w:rPr>
    </w:lvl>
    <w:lvl w:ilvl="1">
      <w:start w:val="1"/>
      <w:numFmt w:val="bullet"/>
      <w:lvlText w:val="‣"/>
      <w:lvlJc w:val="left"/>
      <w:pPr>
        <w:ind w:left="1080" w:hanging="360"/>
      </w:pPr>
      <w:rPr>
        <w:sz w:val="18"/>
        <w:szCs w:val="18"/>
      </w:rPr>
    </w:lvl>
    <w:lvl w:ilvl="2">
      <w:start w:val="1"/>
      <w:numFmt w:val="bullet"/>
      <w:lvlText w:val="⁃"/>
      <w:lvlJc w:val="left"/>
      <w:pPr>
        <w:ind w:left="1440" w:hanging="360"/>
      </w:pPr>
      <w:rPr>
        <w:sz w:val="18"/>
        <w:szCs w:val="18"/>
      </w:rPr>
    </w:lvl>
    <w:lvl w:ilvl="3">
      <w:start w:val="1"/>
      <w:numFmt w:val="bullet"/>
      <w:lvlText w:val=""/>
      <w:lvlJc w:val="left"/>
      <w:pPr>
        <w:ind w:left="1800" w:hanging="360"/>
      </w:pPr>
      <w:rPr>
        <w:sz w:val="18"/>
        <w:szCs w:val="18"/>
      </w:rPr>
    </w:lvl>
    <w:lvl w:ilvl="4">
      <w:start w:val="1"/>
      <w:numFmt w:val="bullet"/>
      <w:lvlText w:val="‣"/>
      <w:lvlJc w:val="left"/>
      <w:pPr>
        <w:ind w:left="2160" w:hanging="360"/>
      </w:pPr>
      <w:rPr>
        <w:sz w:val="18"/>
        <w:szCs w:val="18"/>
      </w:rPr>
    </w:lvl>
    <w:lvl w:ilvl="5">
      <w:start w:val="1"/>
      <w:numFmt w:val="bullet"/>
      <w:lvlText w:val="⁃"/>
      <w:lvlJc w:val="left"/>
      <w:pPr>
        <w:ind w:left="2520" w:hanging="360"/>
      </w:pPr>
      <w:rPr>
        <w:sz w:val="18"/>
        <w:szCs w:val="18"/>
      </w:rPr>
    </w:lvl>
    <w:lvl w:ilvl="6">
      <w:start w:val="1"/>
      <w:numFmt w:val="bullet"/>
      <w:lvlText w:val=""/>
      <w:lvlJc w:val="left"/>
      <w:pPr>
        <w:ind w:left="2880" w:hanging="360"/>
      </w:pPr>
      <w:rPr>
        <w:sz w:val="18"/>
        <w:szCs w:val="18"/>
      </w:rPr>
    </w:lvl>
    <w:lvl w:ilvl="7">
      <w:start w:val="1"/>
      <w:numFmt w:val="bullet"/>
      <w:lvlText w:val="‣"/>
      <w:lvlJc w:val="left"/>
      <w:pPr>
        <w:ind w:left="3240" w:hanging="360"/>
      </w:pPr>
      <w:rPr>
        <w:sz w:val="18"/>
        <w:szCs w:val="18"/>
      </w:rPr>
    </w:lvl>
    <w:lvl w:ilvl="8">
      <w:start w:val="1"/>
      <w:numFmt w:val="bullet"/>
      <w:lvlText w:val="⁃"/>
      <w:lvlJc w:val="left"/>
      <w:pPr>
        <w:ind w:left="3600" w:hanging="360"/>
      </w:pPr>
      <w:rPr>
        <w:sz w:val="18"/>
        <w:szCs w:val="18"/>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rmorant Garamond" w:cs="Cormorant Garamond" w:eastAsia="Cormorant Garamond" w:hAnsi="Cormorant Garamond"/>
        <w:sz w:val="22"/>
        <w:szCs w:val="22"/>
        <w:lang w:val="en-US"/>
      </w:rPr>
    </w:rPrDefault>
    <w:pPrDefault>
      <w:pPr>
        <w:widowControl w:val="0"/>
        <w:tabs>
          <w:tab w:val="left" w:pos="0"/>
        </w:tabs>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0"/>
      </w:tabs>
      <w:spacing w:after="120" w:before="240" w:lineRule="auto"/>
    </w:pPr>
    <w:rPr>
      <w:b w:val="1"/>
      <w:sz w:val="32"/>
      <w:szCs w:val="32"/>
    </w:rPr>
  </w:style>
  <w:style w:type="paragraph" w:styleId="Heading2">
    <w:name w:val="heading 2"/>
    <w:basedOn w:val="Normal"/>
    <w:next w:val="Normal"/>
    <w:pPr>
      <w:keepNext w:val="1"/>
      <w:tabs>
        <w:tab w:val="left" w:pos="0"/>
      </w:tabs>
      <w:spacing w:after="120" w:before="240" w:lineRule="auto"/>
    </w:pPr>
    <w:rPr>
      <w:b w:val="1"/>
      <w:sz w:val="28"/>
      <w:szCs w:val="28"/>
    </w:rPr>
  </w:style>
  <w:style w:type="paragraph" w:styleId="Heading3">
    <w:name w:val="heading 3"/>
    <w:basedOn w:val="Normal"/>
    <w:next w:val="Normal"/>
    <w:pPr>
      <w:keepNext w:val="1"/>
      <w:tabs>
        <w:tab w:val="left" w:pos="0"/>
      </w:tabs>
      <w:spacing w:after="120" w:before="240" w:lineRule="auto"/>
    </w:pPr>
    <w:rPr>
      <w:b w:val="1"/>
      <w:sz w:val="26"/>
      <w:szCs w:val="26"/>
    </w:rPr>
  </w:style>
  <w:style w:type="paragraph" w:styleId="Heading4">
    <w:name w:val="heading 4"/>
    <w:basedOn w:val="Normal"/>
    <w:next w:val="Normal"/>
    <w:pPr>
      <w:keepNext w:val="1"/>
      <w:spacing w:after="120" w:before="240" w:lineRule="auto"/>
      <w:ind w:left="0" w:firstLine="0"/>
      <w:contextualSpacing w:val="0"/>
    </w:pPr>
    <w:rPr>
      <w:rFonts w:ascii="Arial" w:cs="Arial" w:eastAsia="Arial" w:hAnsi="Arial"/>
      <w:b w:val="1"/>
      <w:i w:val="1"/>
      <w:sz w:val="24"/>
      <w:szCs w:val="24"/>
    </w:rPr>
  </w:style>
  <w:style w:type="paragraph" w:styleId="Heading5">
    <w:name w:val="heading 5"/>
    <w:basedOn w:val="Normal"/>
    <w:next w:val="Normal"/>
    <w:pPr>
      <w:keepNext w:val="1"/>
      <w:spacing w:after="120" w:before="240" w:lineRule="auto"/>
      <w:ind w:left="0" w:firstLine="0"/>
      <w:contextualSpacing w:val="0"/>
    </w:pPr>
    <w:rPr>
      <w:rFonts w:ascii="Arial" w:cs="Arial" w:eastAsia="Arial" w:hAnsi="Arial"/>
      <w:b w:val="1"/>
      <w:sz w:val="24"/>
      <w:szCs w:val="24"/>
    </w:rPr>
  </w:style>
  <w:style w:type="paragraph" w:styleId="Heading6">
    <w:name w:val="heading 6"/>
    <w:basedOn w:val="Normal"/>
    <w:next w:val="Normal"/>
    <w:pPr>
      <w:keepNext w:val="1"/>
      <w:spacing w:after="120" w:before="240" w:lineRule="auto"/>
      <w:ind w:left="0" w:firstLine="0"/>
      <w:contextualSpacing w:val="0"/>
    </w:pPr>
    <w:rPr>
      <w:rFonts w:ascii="Arial" w:cs="Arial" w:eastAsia="Arial" w:hAnsi="Arial"/>
      <w:b w:val="1"/>
      <w:sz w:val="21"/>
      <w:szCs w:val="2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XKHhkznR6bj-DKPUkAInZrNXBMF0CpDtaluilDh0LqM/edit" TargetMode="External"/><Relationship Id="rId22" Type="http://schemas.openxmlformats.org/officeDocument/2006/relationships/hyperlink" Target="https://docs.google.com/document/d/1VqcZ4Um00dgzTtrOX_8dxtLIebRsN789aBd6F1FS9jY/edit#" TargetMode="External"/><Relationship Id="rId21" Type="http://schemas.openxmlformats.org/officeDocument/2006/relationships/hyperlink" Target="https://docs.google.com/document/d/11hINulIECcgv4mv7WVpz3UhSyaQ1fIjQz8AmxHEoMlw/edit#heading=h.7muf8zjnf5k4" TargetMode="External"/><Relationship Id="rId24" Type="http://schemas.openxmlformats.org/officeDocument/2006/relationships/hyperlink" Target="https://docs.google.com/document/d/1JtodnZZeSd0ZfkjgnuNe-RaxE3SJpGBArPaULQs-TNE/edit#" TargetMode="External"/><Relationship Id="rId23" Type="http://schemas.openxmlformats.org/officeDocument/2006/relationships/hyperlink" Target="https://docs.google.com/document/d/1zzGTkF5sZnDUtzE-NS3sYOHOLQw8eDxC5Qt3_Wy62wA/edit?ts=5aeb75c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YHaF4phpqthCEwwNdgd_QBZp5np0pHwHEJm3U2G1cxA/edit#heading=h.zf0eu3jghz5z" TargetMode="External"/><Relationship Id="rId26" Type="http://schemas.openxmlformats.org/officeDocument/2006/relationships/hyperlink" Target="http://paperpile.com/b/lJEeEp/N59C" TargetMode="External"/><Relationship Id="rId25" Type="http://schemas.openxmlformats.org/officeDocument/2006/relationships/hyperlink" Target="http://paperpile.com/b/lJEeEp/N59C" TargetMode="External"/><Relationship Id="rId28" Type="http://schemas.openxmlformats.org/officeDocument/2006/relationships/header" Target="header1.xml"/><Relationship Id="rId27" Type="http://schemas.openxmlformats.org/officeDocument/2006/relationships/hyperlink" Target="http://paperpile.com/b/lJEeEp/N59C"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footer" Target="footer1.xml"/><Relationship Id="rId7" Type="http://schemas.openxmlformats.org/officeDocument/2006/relationships/styles" Target="styles.xml"/><Relationship Id="rId8" Type="http://schemas.openxmlformats.org/officeDocument/2006/relationships/hyperlink" Target="https://docs.google.com/document/d/1YHaF4phpqthCEwwNdgd_QBZp5np0pHwHEJm3U2G1cxA/edit#heading=h.zf0eu3jghz5z" TargetMode="External"/><Relationship Id="rId11" Type="http://schemas.openxmlformats.org/officeDocument/2006/relationships/hyperlink" Target="https://paperpile.com/c/lJEeEp/N59C" TargetMode="External"/><Relationship Id="rId10" Type="http://schemas.openxmlformats.org/officeDocument/2006/relationships/hyperlink" Target="https://docs.google.com/document/d/1YHaF4phpqthCEwwNdgd_QBZp5np0pHwHEJm3U2G1cxA/edit#heading=h.zf0eu3jghz5z" TargetMode="External"/><Relationship Id="rId13" Type="http://schemas.openxmlformats.org/officeDocument/2006/relationships/hyperlink" Target="https://aarongertler.net/wp-content/uploads/2018/01/Aaron-Gertler-Senior-Thesis-full-bibliography-1.pdf" TargetMode="External"/><Relationship Id="rId12" Type="http://schemas.openxmlformats.org/officeDocument/2006/relationships/hyperlink" Target="https://docs.google.com/document/d/1YHaF4phpqthCEwwNdgd_QBZp5np0pHwHEJm3U2G1cxA/edit#" TargetMode="External"/><Relationship Id="rId15" Type="http://schemas.openxmlformats.org/officeDocument/2006/relationships/hyperlink" Target="https://docs.google.com/document/d/1YHaF4phpqthCEwwNdgd_QBZp5np0pHwHEJm3U2G1cxA/edit#" TargetMode="External"/><Relationship Id="rId14" Type="http://schemas.openxmlformats.org/officeDocument/2006/relationships/hyperlink" Target="http://f1000.com/work/citation?ids=5505890&amp;pre=&amp;suf=&amp;sa=0" TargetMode="External"/><Relationship Id="rId17" Type="http://schemas.openxmlformats.org/officeDocument/2006/relationships/hyperlink" Target="http://www.wiepking.com/papers/BekkersWiepking_2011_NVSQ.pdf" TargetMode="External"/><Relationship Id="rId16" Type="http://schemas.openxmlformats.org/officeDocument/2006/relationships/hyperlink" Target="http://www.charityscience.com/outreach-research.html" TargetMode="External"/><Relationship Id="rId19" Type="http://schemas.openxmlformats.org/officeDocument/2006/relationships/hyperlink" Target="https://docs.google.com/document/d/1UWUEihJ-XpgW4VJSNDPnwHk8LLx9_xoT8mXArlONK50/edit" TargetMode="External"/><Relationship Id="rId18" Type="http://schemas.openxmlformats.org/officeDocument/2006/relationships/hyperlink" Target="http://onlinelibrary.wiley.com/doi/10.1002/nvsm.308/abstra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rmorantGaramond-regular.ttf"/><Relationship Id="rId2" Type="http://schemas.openxmlformats.org/officeDocument/2006/relationships/font" Target="fonts/CormorantGaramond-bold.ttf"/><Relationship Id="rId3" Type="http://schemas.openxmlformats.org/officeDocument/2006/relationships/font" Target="fonts/CormorantGaramond-italic.ttf"/><Relationship Id="rId4" Type="http://schemas.openxmlformats.org/officeDocument/2006/relationships/font" Target="fonts/CormorantGaramond-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